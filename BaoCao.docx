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  <w:bookmarkStart w:id="3" w:name="_Toc263403119"/>
      <w:bookmarkStart w:id="4" w:name="_Toc366675510"/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spacing w:after="0"/>
        <w:jc w:val="center"/>
        <w:rPr>
          <w:rStyle w:val="fontstyle01"/>
          <w:rFonts w:ascii="Times New Roman" w:hAnsi="Times New Roman" w:cs="Times New Roman"/>
          <w:sz w:val="26"/>
          <w:szCs w:val="26"/>
        </w:rPr>
      </w:pPr>
      <w:r w:rsidRPr="00203BB4">
        <w:rPr>
          <w:rStyle w:val="fontstyle01"/>
          <w:rFonts w:ascii="Times New Roman" w:hAnsi="Times New Roman" w:cs="Times New Roman"/>
          <w:sz w:val="26"/>
          <w:szCs w:val="26"/>
        </w:rPr>
        <w:t>ĐẠI HỌC QUỐC GIA TP. HỒ CHÍ MINH</w:t>
      </w:r>
      <w:r w:rsidRPr="00203BB4">
        <w:rPr>
          <w:rFonts w:ascii="Times New Roman" w:hAnsi="Times New Roman" w:cs="Times New Roman"/>
          <w:b/>
          <w:bCs/>
          <w:color w:val="000000"/>
          <w:sz w:val="26"/>
          <w:szCs w:val="26"/>
        </w:rPr>
        <w:br/>
      </w:r>
      <w:r w:rsidRPr="00203BB4">
        <w:rPr>
          <w:rStyle w:val="fontstyle01"/>
          <w:rFonts w:ascii="Times New Roman" w:hAnsi="Times New Roman" w:cs="Times New Roman"/>
          <w:sz w:val="26"/>
          <w:szCs w:val="26"/>
        </w:rPr>
        <w:t>TRƯỜNG ĐẠI HỌC CÔNG NGHỆ THÔNG TIN</w:t>
      </w:r>
    </w:p>
    <w:p w:rsidR="000675D2" w:rsidRPr="00203BB4" w:rsidRDefault="00203BB4">
      <w:pPr>
        <w:spacing w:after="100" w:afterAutospacing="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203BB4">
        <w:rPr>
          <w:rStyle w:val="fontstyle01"/>
          <w:rFonts w:ascii="Times New Roman" w:hAnsi="Times New Roman" w:cs="Times New Roman"/>
          <w:sz w:val="26"/>
          <w:szCs w:val="26"/>
        </w:rPr>
        <w:t>KHOA CÔNG NGHỆ PHẦN MỀM</w:t>
      </w:r>
    </w:p>
    <w:p w:rsidR="000675D2" w:rsidRPr="00203BB4" w:rsidRDefault="00203BB4">
      <w:pPr>
        <w:spacing w:after="100" w:afterAutospacing="1"/>
        <w:jc w:val="center"/>
        <w:rPr>
          <w:rStyle w:val="fontstyle01"/>
          <w:rFonts w:ascii="Times New Roman" w:hAnsi="Times New Roman" w:cs="Times New Roman"/>
          <w:sz w:val="26"/>
          <w:szCs w:val="26"/>
        </w:rPr>
      </w:pPr>
      <w:r w:rsidRPr="00203BB4">
        <w:rPr>
          <w:rStyle w:val="fontstyle01"/>
          <w:rFonts w:ascii="Times New Roman" w:hAnsi="Times New Roman" w:cs="Times New Roman"/>
          <w:sz w:val="26"/>
          <w:szCs w:val="26"/>
        </w:rPr>
        <w:sym w:font="Wingdings 2" w:char="F0F2"/>
      </w:r>
      <w:r w:rsidRPr="00203BB4">
        <w:rPr>
          <w:rStyle w:val="fontstyle01"/>
          <w:rFonts w:ascii="Times New Roman" w:hAnsi="Times New Roman" w:cs="Times New Roman"/>
          <w:sz w:val="26"/>
          <w:szCs w:val="26"/>
        </w:rPr>
        <w:sym w:font="Wingdings 2" w:char="F0F2"/>
      </w:r>
      <w:r w:rsidRPr="00203BB4">
        <w:rPr>
          <w:rStyle w:val="fontstyle01"/>
          <w:rFonts w:ascii="Times New Roman" w:hAnsi="Times New Roman" w:cs="Times New Roman"/>
          <w:sz w:val="26"/>
          <w:szCs w:val="26"/>
        </w:rPr>
        <w:sym w:font="Wingdings 2" w:char="F0F2"/>
      </w:r>
      <w:r w:rsidRPr="00203BB4">
        <w:rPr>
          <w:rStyle w:val="fontstyle01"/>
          <w:rFonts w:ascii="Times New Roman" w:hAnsi="Times New Roman" w:cs="Times New Roman"/>
          <w:sz w:val="26"/>
          <w:szCs w:val="26"/>
        </w:rPr>
        <w:sym w:font="Wingdings 2" w:char="F0F2"/>
      </w:r>
      <w:r w:rsidRPr="00203BB4">
        <w:rPr>
          <w:rStyle w:val="fontstyle01"/>
          <w:rFonts w:ascii="Times New Roman" w:hAnsi="Times New Roman" w:cs="Times New Roman"/>
          <w:sz w:val="26"/>
          <w:szCs w:val="26"/>
        </w:rPr>
        <w:sym w:font="Wingdings 2" w:char="F0F2"/>
      </w: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9421F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96520</wp:posOffset>
                </wp:positionV>
                <wp:extent cx="3997960" cy="3190240"/>
                <wp:effectExtent l="0" t="0" r="254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7960" cy="319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1F7" w:rsidRDefault="009421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B63B25" wp14:editId="77C968E2">
                                  <wp:extent cx="3667328" cy="2937510"/>
                                  <wp:effectExtent l="0" t="0" r="9525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6850" cy="29531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8.9pt;margin-top:7.6pt;width:314.8pt;height:251.2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" stroked="f">
                <v:textbox>
                  <w:txbxContent>
                    <w:p w:rsidR="009421F7" w:rsidRDefault="009421F7">
                      <w:r>
                        <w:rPr>
                          <w:noProof/>
                        </w:rPr>
                        <w:drawing>
                          <wp:inline distT="0" distB="0" distL="0" distR="0" wp14:anchorId="71B63B25" wp14:editId="77C968E2">
                            <wp:extent cx="3667328" cy="2937510"/>
                            <wp:effectExtent l="0" t="0" r="9525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86850" cy="29531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Default="009421F7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:rsidR="009421F7" w:rsidRPr="009421F7" w:rsidRDefault="009421F7">
      <w:pPr>
        <w:spacing w:after="0"/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0675D2" w:rsidRPr="009421F7" w:rsidRDefault="00203BB4">
      <w:pPr>
        <w:spacing w:after="0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9421F7">
        <w:rPr>
          <w:rFonts w:ascii="Times New Roman" w:hAnsi="Times New Roman" w:cs="Times New Roman"/>
          <w:b/>
          <w:i/>
          <w:sz w:val="26"/>
          <w:szCs w:val="26"/>
        </w:rPr>
        <w:t xml:space="preserve">BÁO CÁO ĐỒ ÁN MÔN HỌC </w:t>
      </w:r>
    </w:p>
    <w:p w:rsidR="000675D2" w:rsidRPr="009421F7" w:rsidRDefault="00203BB4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9421F7">
        <w:rPr>
          <w:rFonts w:ascii="Times New Roman" w:hAnsi="Times New Roman" w:cs="Times New Roman"/>
          <w:b/>
          <w:i/>
          <w:sz w:val="26"/>
          <w:szCs w:val="26"/>
        </w:rPr>
        <w:t>NHẬP MÔN CÔNG NGHỆ PHẦN MỀM</w:t>
      </w:r>
    </w:p>
    <w:p w:rsidR="000675D2" w:rsidRPr="00203BB4" w:rsidRDefault="00203BB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 xml:space="preserve">ĐỀ TÀI QUẢN LÝ </w:t>
      </w:r>
      <w:r w:rsidRPr="00203BB4">
        <w:rPr>
          <w:rFonts w:ascii="Times New Roman" w:hAnsi="Times New Roman" w:cs="Times New Roman"/>
          <w:b/>
          <w:sz w:val="26"/>
          <w:szCs w:val="26"/>
        </w:rPr>
        <w:br/>
        <w:t>CÁC ĐẠI LÝ</w:t>
      </w:r>
    </w:p>
    <w:p w:rsidR="000675D2" w:rsidRPr="00203BB4" w:rsidRDefault="00203BB4">
      <w:pP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203BB4">
        <w:rPr>
          <w:rFonts w:ascii="Times New Roman" w:hAnsi="Times New Roman" w:cs="Times New Roman"/>
          <w:i/>
          <w:color w:val="000000"/>
          <w:sz w:val="26"/>
          <w:szCs w:val="26"/>
        </w:rPr>
        <w:t>Giảng viên hướng dẫn:</w:t>
      </w:r>
      <w:r w:rsidRPr="00203BB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ins w:id="5" w:author="User" w:date="2018-07-01T11:17:00Z">
        <w:r>
          <w:rPr>
            <w:rFonts w:ascii="Times New Roman" w:hAnsi="Times New Roman" w:cs="Times New Roman"/>
            <w:color w:val="000000"/>
            <w:sz w:val="26"/>
            <w:szCs w:val="26"/>
          </w:rPr>
          <w:t xml:space="preserve"> </w:t>
        </w:r>
      </w:ins>
      <w:r w:rsidRPr="00203BB4">
        <w:rPr>
          <w:rFonts w:ascii="Times New Roman" w:hAnsi="Times New Roman" w:cs="Times New Roman"/>
          <w:color w:val="000000"/>
          <w:sz w:val="26"/>
          <w:szCs w:val="26"/>
        </w:rPr>
        <w:t>TS.</w:t>
      </w:r>
      <w:ins w:id="6" w:author="User" w:date="2018-07-01T11:17:00Z">
        <w:r>
          <w:rPr>
            <w:rFonts w:ascii="Times New Roman" w:hAnsi="Times New Roman" w:cs="Times New Roman"/>
            <w:color w:val="000000"/>
            <w:sz w:val="26"/>
            <w:szCs w:val="26"/>
          </w:rPr>
          <w:t xml:space="preserve"> </w:t>
        </w:r>
      </w:ins>
      <w:r w:rsidRPr="00203BB4">
        <w:rPr>
          <w:rFonts w:ascii="Times New Roman" w:hAnsi="Times New Roman" w:cs="Times New Roman"/>
          <w:color w:val="000000"/>
          <w:sz w:val="26"/>
          <w:szCs w:val="26"/>
        </w:rPr>
        <w:t>Nguyễn Tấn Trần Minh Khang</w:t>
      </w:r>
    </w:p>
    <w:p w:rsidR="000675D2" w:rsidRPr="00203BB4" w:rsidRDefault="00203BB4">
      <w:pP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203BB4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Ths.Nguyễn Công Hoan </w:t>
      </w:r>
    </w:p>
    <w:p w:rsidR="000675D2" w:rsidRPr="00203BB4" w:rsidRDefault="00203BB4">
      <w:pPr>
        <w:spacing w:after="0"/>
        <w:ind w:left="1170" w:hanging="1170"/>
        <w:rPr>
          <w:rFonts w:ascii="Times New Roman" w:hAnsi="Times New Roman" w:cs="Times New Roman"/>
          <w:color w:val="000000"/>
          <w:sz w:val="26"/>
          <w:szCs w:val="26"/>
        </w:rPr>
      </w:pPr>
      <w:r w:rsidRPr="00203BB4">
        <w:rPr>
          <w:rFonts w:ascii="Times New Roman" w:hAnsi="Times New Roman" w:cs="Times New Roman"/>
          <w:i/>
          <w:color w:val="000000"/>
          <w:sz w:val="26"/>
          <w:szCs w:val="26"/>
        </w:rPr>
        <w:t>Nhóm sinh viên thực hiện:</w:t>
      </w:r>
      <w:r w:rsidRPr="00203BB4">
        <w:rPr>
          <w:rFonts w:ascii="Times New Roman" w:hAnsi="Times New Roman" w:cs="Times New Roman"/>
          <w:color w:val="000000"/>
          <w:sz w:val="26"/>
          <w:szCs w:val="26"/>
        </w:rPr>
        <w:br/>
        <w:t xml:space="preserve">1. Lê Minh Hiếu - 16520390 </w:t>
      </w:r>
      <w:r w:rsidRPr="00203BB4">
        <w:rPr>
          <w:rFonts w:ascii="Times New Roman" w:hAnsi="Times New Roman" w:cs="Times New Roman"/>
          <w:color w:val="000000"/>
          <w:sz w:val="26"/>
          <w:szCs w:val="26"/>
        </w:rPr>
        <w:br/>
        <w:t xml:space="preserve">2. Nguyễn Phúc Đức - 16520243 </w:t>
      </w:r>
    </w:p>
    <w:p w:rsidR="00203BB4" w:rsidRPr="00203BB4" w:rsidRDefault="00203BB4">
      <w:pPr>
        <w:rPr>
          <w:rFonts w:ascii="Times New Roman" w:hAnsi="Times New Roman" w:cs="Times New Roman"/>
          <w:sz w:val="26"/>
          <w:szCs w:val="26"/>
        </w:rPr>
        <w:pPrChange w:id="7" w:author="User" w:date="2018-07-01T11:17:00Z">
          <w:pPr>
            <w:spacing w:after="0"/>
            <w:ind w:left="1170"/>
          </w:pPr>
        </w:pPrChange>
      </w:pPr>
      <w:r w:rsidRPr="00203BB4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hAnsi="Times New Roman"/>
          <w:sz w:val="26"/>
          <w:szCs w:val="20"/>
        </w:rPr>
        <w:id w:val="577258072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203BB4" w:rsidRPr="00727586" w:rsidRDefault="00727586" w:rsidP="00727586">
          <w:pPr>
            <w:tabs>
              <w:tab w:val="left" w:pos="3720"/>
            </w:tabs>
            <w:jc w:val="center"/>
            <w:rPr>
              <w:ins w:id="8" w:author="User" w:date="2018-07-01T11:17:00Z"/>
              <w:rFonts w:ascii="Times New Roman" w:hAnsi="Times New Roman" w:cs="Times New Roman"/>
              <w:b/>
              <w:sz w:val="26"/>
              <w:szCs w:val="26"/>
              <w:rPrChange w:id="9" w:author="User" w:date="2018-07-01T11:17:00Z">
                <w:rPr>
                  <w:ins w:id="10" w:author="User" w:date="2018-07-01T11:17:00Z"/>
                </w:rPr>
              </w:rPrChange>
            </w:rPr>
          </w:pPr>
          <w:r w:rsidRPr="00727586">
            <w:rPr>
              <w:rFonts w:ascii="Times New Roman" w:hAnsi="Times New Roman"/>
              <w:b/>
              <w:sz w:val="26"/>
            </w:rPr>
            <w:t>MỤC LỤC</w:t>
          </w:r>
        </w:p>
        <w:p w:rsidR="00203BB4" w:rsidRPr="00203BB4" w:rsidRDefault="00203BB4">
          <w:pPr>
            <w:pStyle w:val="TOC1"/>
            <w:tabs>
              <w:tab w:val="left" w:pos="1100"/>
              <w:tab w:val="right" w:leader="dot" w:pos="9350"/>
            </w:tabs>
            <w:rPr>
              <w:ins w:id="1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2" w:author="User" w:date="2018-07-01T11:17:00Z">
            <w:r w:rsidRPr="00203BB4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sz w:val="26"/>
                <w:szCs w:val="26"/>
              </w:rPr>
              <w:instrText xml:space="preserve"> TOC \o "1-3" \h \z \u </w:instrText>
            </w:r>
            <w:r w:rsidRPr="00203BB4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"_Toc518206711"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HỆ THỐNG CÁC  YÊU CẦU PHẦN MỀM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_Toc518206711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6</w:t>
          </w:r>
          <w:ins w:id="1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"_Toc518206712"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NGHIỆP VỤ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_Toc518206712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6</w:t>
          </w:r>
          <w:ins w:id="1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"_Toc518206713"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các yêu cầu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_Toc518206713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6</w:t>
          </w:r>
          <w:ins w:id="2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"_Toc518206714"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các biểu mẫu và qui định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_Toc518206714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6</w:t>
          </w:r>
          <w:ins w:id="2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"_Toc518206715"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1.1.3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trách nhiệm yêu cầu nghiệp vụ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_Toc518206715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8</w:t>
          </w:r>
          <w:ins w:id="3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3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"_Toc518206716"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TIẾN HÓA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_Toc518206716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8</w:t>
          </w:r>
          <w:ins w:id="3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"_Toc518206717"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các yêu cầu tiến hóa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_Toc518206717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8</w:t>
          </w:r>
          <w:ins w:id="3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4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"_Toc518206718"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trách nhiệm yêu cầu tiến hóa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_Toc518206718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4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9</w:t>
          </w:r>
          <w:ins w:id="4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4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4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"_Toc518206719"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HIỆU QUẢ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_Toc518206719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4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9</w:t>
          </w:r>
          <w:ins w:id="4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4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4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"_Toc518206720"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các yêu cầu hiệu quả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_Toc518206720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4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9</w:t>
          </w:r>
          <w:ins w:id="5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5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5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"_Toc518206721"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trách nhiệm yêu cầu hiệu quả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_Toc518206721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5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10</w:t>
          </w:r>
          <w:ins w:id="5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5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5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"_Toc518206722"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1.4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TIỆN DỤNG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_Toc518206722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5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10</w:t>
          </w:r>
          <w:ins w:id="5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5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6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"_Toc518206723"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1.4.1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các yêu cầu tiện dụng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_Toc518206723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6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10</w:t>
          </w:r>
          <w:ins w:id="6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6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6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"_Toc518206724"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1.4.2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trách nhiệm yêu cầu tiện dụng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_Toc518206724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6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11</w:t>
          </w:r>
          <w:ins w:id="6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6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6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"_Toc518206725"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1.5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TƯƠNG THÍCH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_Toc518206725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6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11</w:t>
          </w:r>
          <w:ins w:id="7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 w:rsidP="001A7848">
          <w:pPr>
            <w:pStyle w:val="TOC3"/>
            <w:tabs>
              <w:tab w:val="left" w:pos="1320"/>
              <w:tab w:val="right" w:leader="dot" w:pos="9350"/>
            </w:tabs>
            <w:rPr>
              <w:ins w:id="7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7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"_Toc518206726"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1.5.1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các yêu cầu tương thích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_Toc518206726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7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11</w:t>
          </w:r>
          <w:ins w:id="7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7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7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"_Toc518206728"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1.6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AN TOÀN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_Toc518206728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7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11</w:t>
          </w:r>
          <w:ins w:id="7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7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8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"_Toc518206729"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1.6.1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các yêu cầu an toàn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_Toc518206729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8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11</w:t>
          </w:r>
          <w:ins w:id="8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8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8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"_Toc518206730"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1.6.2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trách nhiệm yêu cầu an toàn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_Toc518206730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8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12</w:t>
          </w:r>
          <w:ins w:id="8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8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8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"_Toc518206731"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1.7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 CÔNG NGHỆ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_Toc518206731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8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12</w:t>
          </w:r>
          <w:ins w:id="9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9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9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"_Toc518206732"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1.7.1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các yêu cầu công nghệ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_Toc518206732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9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12</w:t>
          </w:r>
          <w:ins w:id="9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1"/>
            <w:tabs>
              <w:tab w:val="left" w:pos="1100"/>
              <w:tab w:val="right" w:leader="dot" w:pos="9350"/>
            </w:tabs>
            <w:rPr>
              <w:ins w:id="9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9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"_Toc518206733"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MÔ HÌNH HÓA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_Toc518206733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9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12</w:t>
          </w:r>
          <w:ins w:id="9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9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0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"_Toc518206734"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SƠ ĐỒ LUỒNG DỮ LIỆU CHO YÊU CẦU TIẾP NHẬN ĐẠI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_Toc518206734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0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12</w:t>
          </w:r>
          <w:ins w:id="10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0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0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"_Toc518206735"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SƠ ĐỒ LUỒNG DỮ LIỆU CHO YÊU CẦU LẬP PHIẾU XUẤT HÀNG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_Toc518206735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0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14</w:t>
          </w:r>
          <w:ins w:id="10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0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0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"_Toc518206736"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SƠ ĐỒ LUỒNG DỮ LIỆU CHO YÊU CẦU LẬP PHIẾU XUẤT HÀNG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_Toc518206736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0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15</w:t>
          </w:r>
          <w:ins w:id="11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1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1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"_Toc518206737"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SƠ ĐỒ LUỒNG DỮ LIỆU CHO YÊU CẦU TIẾP NHẬN ĐẠI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_Toc518206737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1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16</w:t>
          </w:r>
          <w:ins w:id="11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1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1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"_Toc518206738"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SƠ ĐỒ LUỒNG DỮ LIỆU CHO YÊU CẦU LẬP BÁO CÁO THÁNG.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_Toc518206738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1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18</w:t>
          </w:r>
          <w:ins w:id="11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1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2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"_Toc518206739"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SƠ ĐỒ LUỒNG DỮ LIỆU CHO YÊU CẦU LẬP BÁO CÁO THÁNG.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_Toc518206739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2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19</w:t>
          </w:r>
          <w:ins w:id="12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1"/>
            <w:tabs>
              <w:tab w:val="left" w:pos="1100"/>
              <w:tab w:val="right" w:leader="dot" w:pos="9350"/>
            </w:tabs>
            <w:rPr>
              <w:ins w:id="12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2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"_Toc518206740"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3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DỮ LIỆU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_Toc518206740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2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20</w:t>
          </w:r>
          <w:ins w:id="12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2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2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"_Toc518206741"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BƯỚC 1: XÉT YÊU CẦU TIẾP NHẬN ĐẠI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_Toc518206741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2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20</w:t>
          </w:r>
          <w:ins w:id="13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3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3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"_Toc518206742"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dữ liệu với tính đúng đắn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_Toc518206742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3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20</w:t>
          </w:r>
          <w:ins w:id="13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3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3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"_Toc518206743"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dữ liệu với tính tiến hóa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_Toc518206743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3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21</w:t>
          </w:r>
          <w:ins w:id="13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3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4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"_Toc518206744"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BƯỚC 2: XÉT YÊU CẦU LẬP PHIẾU XUẤT HÀNG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_Toc518206744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4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22</w:t>
          </w:r>
          <w:ins w:id="14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4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4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"_Toc518206745"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dữ liệu với tính đúng đắn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_Toc518206745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4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22</w:t>
          </w:r>
          <w:ins w:id="14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4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4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"_Toc518206746"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dữ liệu với tính tiến hóa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_Toc518206746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4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24</w:t>
          </w:r>
          <w:ins w:id="15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5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5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"_Toc518206747"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BƯỚC 3: XÉT YÊU CẦU tra cứu đại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_Toc518206747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5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25</w:t>
          </w:r>
          <w:ins w:id="15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5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5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"_Toc518206748"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dữ liệu với tính đúng đắn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_Toc518206748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5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25</w:t>
          </w:r>
          <w:ins w:id="15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5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6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"_Toc518206749"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BƯỚC 4: XÉT YÊU CẦU LẬP PHIẾU THU TIỀN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_Toc518206749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6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27</w:t>
          </w:r>
          <w:ins w:id="16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6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6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"_Toc518206750"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dữ liệu với tính đúng đắn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_Toc518206750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6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27</w:t>
          </w:r>
          <w:ins w:id="16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6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6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"_Toc518206751"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dữ liệu với tính tiến hóa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_Toc518206751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6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28</w:t>
          </w:r>
          <w:ins w:id="17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7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7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"_Toc518206752"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BƯỚC 5.1: XÉT YÊU CẦU LẬP BÁO CÁO DOANH SỐ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_Toc518206752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7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30</w:t>
          </w:r>
          <w:ins w:id="17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7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7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"_Toc518206753"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dữ liệu với tính đúng đắn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_Toc518206753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7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30</w:t>
          </w:r>
          <w:ins w:id="17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7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8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"_Toc518206754"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BƯỚC 5.2: XÉT YÊU CẦU LẬP BÁO CÁO NỢ CÔNG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_Toc518206754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8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31</w:t>
          </w:r>
          <w:ins w:id="18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8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8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"_Toc518206755"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dữ liệu với tính đúng đắn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_Toc518206755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8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31</w:t>
          </w:r>
          <w:ins w:id="18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18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8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"_Toc518206756"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DIỄN GIẢI CƠ SỞ DỮ LIỆU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_Toc518206756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8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32</w:t>
          </w:r>
          <w:ins w:id="19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9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9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"_Toc518206757"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đại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_Toc518206757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9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32</w:t>
          </w:r>
          <w:ins w:id="19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9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19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"_Toc518206758"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quận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_Toc518206758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19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33</w:t>
          </w:r>
          <w:ins w:id="19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19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0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"_Toc518206759"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3.7.3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loại đai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_Toc518206759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0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33</w:t>
          </w:r>
          <w:ins w:id="20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0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0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"_Toc518206760"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3.7.4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Phiếu xuất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_Toc518206760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0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33</w:t>
          </w:r>
          <w:ins w:id="20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0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0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"_Toc518206761"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3.7.5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chi tiết phiếu xuất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_Toc518206761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0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34</w:t>
          </w:r>
          <w:ins w:id="21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1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1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"_Toc518206762"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3.7.6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mặt hàng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_Toc518206762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1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35</w:t>
          </w:r>
          <w:ins w:id="21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1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1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"_Toc518206763"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3.7.7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đơn vị tính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_Toc518206763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1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35</w:t>
          </w:r>
          <w:ins w:id="21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1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2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"_Toc518206764"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3.7.8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phiếu thu tiền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_Toc518206764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2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35</w:t>
          </w:r>
          <w:ins w:id="22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2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2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"_Toc518206765"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3.7.9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báo cáo doanh số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_Toc518206765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2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35</w:t>
          </w:r>
          <w:ins w:id="22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2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2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"_Toc518206766"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3.7.10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báo cáo công nợ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_Toc518206766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2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36</w:t>
          </w:r>
          <w:ins w:id="23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3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3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"_Toc518206767"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3.7.11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tham số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_Toc518206767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3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36</w:t>
          </w:r>
          <w:ins w:id="23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1"/>
            <w:tabs>
              <w:tab w:val="left" w:pos="1100"/>
              <w:tab w:val="right" w:leader="dot" w:pos="9350"/>
            </w:tabs>
            <w:rPr>
              <w:ins w:id="23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3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"_Toc518206768"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4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GIAO DIỆN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_Toc518206768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3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37</w:t>
          </w:r>
          <w:ins w:id="23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23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4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"_Toc518206769"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CHÍNH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_Toc518206769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4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37</w:t>
          </w:r>
          <w:ins w:id="24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24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4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"_Toc518206770"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đại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_Toc518206770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4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37</w:t>
          </w:r>
          <w:ins w:id="24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4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4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"_Toc518206771"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thêm đại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_Toc518206771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4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37</w:t>
          </w:r>
          <w:ins w:id="25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5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5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"_Toc518206772"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 tìm kiếm đại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_Toc518206772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5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38</w:t>
          </w:r>
          <w:ins w:id="25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25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5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"_Toc518206773"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cho table quận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_Toc518206773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5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38</w:t>
          </w:r>
          <w:ins w:id="25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5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6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"_Toc518206774"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thêm quận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_Toc518206774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6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39</w:t>
          </w:r>
          <w:ins w:id="26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6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6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"_Toc518206775"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quản lý quận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_Toc518206775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6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39</w:t>
          </w:r>
          <w:ins w:id="26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26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6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"_Toc518206776"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cho table loại đại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_Toc518206776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6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40</w:t>
          </w:r>
          <w:ins w:id="27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7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7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"_Toc518206777"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thêm loại đại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_Toc518206777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7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40</w:t>
          </w:r>
          <w:ins w:id="27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7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7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"_Toc518206778"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quản lý loại đai lý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_Toc518206778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7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40</w:t>
          </w:r>
          <w:ins w:id="27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27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8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"_Toc518206779"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4.5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phiếu xuất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_Toc518206779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8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41</w:t>
          </w:r>
          <w:ins w:id="28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8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8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"_Toc518206780"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4.5.1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thêm phiếu xuất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_Toc518206780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8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41</w:t>
          </w:r>
          <w:ins w:id="28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8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8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"_Toc518206781"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4.5.2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 quản lý phiếu xuất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_Toc518206781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8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41</w:t>
          </w:r>
          <w:ins w:id="29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29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9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"_Toc518206782"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4.6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chi tiết phiếu xuất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_Toc518206782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9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42</w:t>
          </w:r>
          <w:ins w:id="29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9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29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"_Toc518206783"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4.6.1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thêm chi tiết phiếu xuất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_Toc518206783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29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42</w:t>
          </w:r>
          <w:ins w:id="29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29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0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"_Toc518206784"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4.6.2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quản lý chi tiết phiếu xuất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_Toc518206784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0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42</w:t>
          </w:r>
          <w:ins w:id="30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30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0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"_Toc518206785"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4.7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mặt hàng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_Toc518206785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0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43</w:t>
          </w:r>
          <w:ins w:id="30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0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0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"_Toc518206786"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4.7.1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thêm mặt hàng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_Toc518206786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0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43</w:t>
          </w:r>
          <w:ins w:id="31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1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1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"_Toc518206787"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4.7.2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quản lý mặt hàng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_Toc518206787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1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43</w:t>
          </w:r>
          <w:ins w:id="31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31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1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"_Toc518206788"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4.8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đơn vị tính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_Toc518206788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1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44</w:t>
          </w:r>
          <w:ins w:id="31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1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2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"_Toc518206789"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4.8.1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thêm đơn vị tính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_Toc518206789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2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44</w:t>
          </w:r>
          <w:ins w:id="32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2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2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"_Toc518206790"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4.8.2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quản lý đơn vị tính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_Toc518206790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2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44</w:t>
          </w:r>
          <w:ins w:id="32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32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2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"_Toc518206791"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4.9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phiếu thu tiền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_Toc518206791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2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45</w:t>
          </w:r>
          <w:ins w:id="33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3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3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"_Toc518206792"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4.9.1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thêm phiếu thu tiền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_Toc518206792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3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45</w:t>
          </w:r>
          <w:ins w:id="33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3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3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"_Toc518206793"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4.9.2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quản lý phiếu thu tiền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_Toc518206793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3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45</w:t>
          </w:r>
          <w:ins w:id="33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33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4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"_Toc518206794"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4.10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báo cáo doanh số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_Toc518206794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4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46</w:t>
          </w:r>
          <w:ins w:id="34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4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4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"_Toc518206795"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4.10.1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thêm báo cáo doanh số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_Toc518206795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4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46</w:t>
          </w:r>
          <w:ins w:id="34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47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48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"_Toc518206796"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4.10.2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quản lý báo cáo doanh số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_Toc518206796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49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47</w:t>
          </w:r>
          <w:ins w:id="350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2"/>
            <w:tabs>
              <w:tab w:val="left" w:pos="880"/>
              <w:tab w:val="right" w:leader="dot" w:pos="9350"/>
            </w:tabs>
            <w:rPr>
              <w:ins w:id="351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52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"_Toc518206797"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báo cáo công nợ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_Toc518206797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53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48</w:t>
          </w:r>
          <w:ins w:id="354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55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56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"_Toc518206798"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4.11.1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thêm báo cáo công nợ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_Toc518206798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57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48</w:t>
          </w:r>
          <w:ins w:id="358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right" w:leader="dot" w:pos="9350"/>
            </w:tabs>
            <w:rPr>
              <w:ins w:id="359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60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"_Toc518206799"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_Toc518206799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61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48</w:t>
          </w:r>
          <w:ins w:id="362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203BB4" w:rsidRPr="00203BB4" w:rsidRDefault="00203BB4">
          <w:pPr>
            <w:pStyle w:val="TOC3"/>
            <w:tabs>
              <w:tab w:val="left" w:pos="1320"/>
              <w:tab w:val="right" w:leader="dot" w:pos="9350"/>
            </w:tabs>
            <w:rPr>
              <w:ins w:id="363" w:author="User" w:date="2018-07-01T11:17:00Z"/>
              <w:rFonts w:ascii="Times New Roman" w:hAnsi="Times New Roman" w:cs="Times New Roman"/>
              <w:noProof/>
              <w:sz w:val="26"/>
              <w:szCs w:val="26"/>
            </w:rPr>
          </w:pPr>
          <w:ins w:id="364" w:author="User" w:date="2018-07-01T11:17:00Z"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instrText>HYPERLINK \l "_Toc518206800"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instrText xml:space="preserve"> </w:instrText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4.11.2</w:t>
            </w:r>
            <w:r w:rsidRPr="00203BB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màn hình quản lý báo cáo công nợ</w:t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_Toc518206800 \h </w:instrText>
            </w:r>
          </w:ins>
          <w:r w:rsidRPr="00203BB4">
            <w:rPr>
              <w:rFonts w:ascii="Times New Roman" w:hAnsi="Times New Roman" w:cs="Times New Roman"/>
              <w:noProof/>
              <w:webHidden/>
              <w:sz w:val="26"/>
              <w:szCs w:val="26"/>
            </w:rPr>
          </w:r>
          <w:ins w:id="365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</w:ins>
          <w:r w:rsidR="009421F7">
            <w:rPr>
              <w:rFonts w:ascii="Times New Roman" w:hAnsi="Times New Roman" w:cs="Times New Roman"/>
              <w:noProof/>
              <w:webHidden/>
              <w:sz w:val="26"/>
              <w:szCs w:val="26"/>
            </w:rPr>
            <w:t>48</w:t>
          </w:r>
          <w:ins w:id="366" w:author="User" w:date="2018-07-01T11:17:00Z">
            <w:r w:rsidRPr="00203BB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  <w:r w:rsidRPr="00203B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ins>
        </w:p>
        <w:p w:rsidR="00327425" w:rsidRDefault="00203BB4">
          <w:pPr>
            <w:pStyle w:val="WPSOffice2"/>
            <w:tabs>
              <w:tab w:val="right" w:leader="dot" w:pos="9360"/>
            </w:tabs>
            <w:ind w:left="440"/>
            <w:rPr>
              <w:ins w:id="367" w:author="User" w:date="2018-07-01T11:17:00Z"/>
            </w:rPr>
          </w:pPr>
          <w:ins w:id="368" w:author="User" w:date="2018-07-01T11:17:00Z">
            <w:r w:rsidRPr="00203BB4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fldChar w:fldCharType="end"/>
            </w:r>
          </w:ins>
        </w:p>
      </w:sdtContent>
    </w:sdt>
    <w:p w:rsidR="000675D2" w:rsidRPr="00203BB4" w:rsidRDefault="000675D2" w:rsidP="001A7848">
      <w:pPr>
        <w:pStyle w:val="HeaderTable"/>
        <w:jc w:val="left"/>
      </w:pPr>
    </w:p>
    <w:p w:rsidR="000675D2" w:rsidRPr="00203BB4" w:rsidRDefault="000675D2">
      <w:pPr>
        <w:rPr>
          <w:rFonts w:ascii="Times New Roman" w:eastAsia="Times New Roman" w:hAnsi="Times New Roman" w:cs="Times New Roman"/>
          <w:b/>
          <w:caps/>
          <w:sz w:val="26"/>
          <w:szCs w:val="26"/>
        </w:rPr>
      </w:pPr>
    </w:p>
    <w:p w:rsidR="000675D2" w:rsidRPr="00203BB4" w:rsidRDefault="00203BB4" w:rsidP="00203BB4">
      <w:pPr>
        <w:pStyle w:val="Heading1"/>
        <w:jc w:val="center"/>
        <w:rPr>
          <w:rPrChange w:id="369" w:author="User" w:date="2018-07-01T11:17:00Z">
            <w:rPr>
              <w:sz w:val="26"/>
            </w:rPr>
          </w:rPrChange>
        </w:rPr>
      </w:pPr>
      <w:bookmarkStart w:id="370" w:name="_Toc518206711"/>
      <w:bookmarkStart w:id="371" w:name="_Toc28759"/>
      <w:bookmarkStart w:id="372" w:name="_Toc16402"/>
      <w:bookmarkStart w:id="373" w:name="_Toc26830"/>
      <w:r w:rsidRPr="00203BB4">
        <w:rPr>
          <w:rPrChange w:id="374" w:author="User" w:date="2018-07-01T11:17:00Z">
            <w:rPr>
              <w:sz w:val="26"/>
            </w:rPr>
          </w:rPrChange>
        </w:rPr>
        <w:t xml:space="preserve">HỆ THỐNG CÁC </w:t>
      </w:r>
      <w:r w:rsidRPr="00203BB4">
        <w:rPr>
          <w:rPrChange w:id="375" w:author="User" w:date="2018-07-01T11:17:00Z">
            <w:rPr>
              <w:sz w:val="26"/>
            </w:rPr>
          </w:rPrChange>
        </w:rPr>
        <w:br/>
        <w:t>YÊU CẦU PHẦN MỀM</w:t>
      </w:r>
      <w:bookmarkEnd w:id="3"/>
      <w:bookmarkEnd w:id="370"/>
      <w:bookmarkEnd w:id="371"/>
      <w:bookmarkEnd w:id="372"/>
      <w:bookmarkEnd w:id="373"/>
    </w:p>
    <w:p w:rsidR="000675D2" w:rsidRPr="00203BB4" w:rsidRDefault="00203BB4">
      <w:pPr>
        <w:pStyle w:val="Heading2"/>
        <w:rPr>
          <w:sz w:val="26"/>
          <w:szCs w:val="26"/>
        </w:rPr>
      </w:pPr>
      <w:bookmarkStart w:id="376" w:name="_Toc93420403"/>
      <w:bookmarkStart w:id="377" w:name="_Toc263403120"/>
      <w:bookmarkStart w:id="378" w:name="_Toc518206712"/>
      <w:bookmarkStart w:id="379" w:name="_Toc6265"/>
      <w:bookmarkStart w:id="380" w:name="_Toc8712"/>
      <w:bookmarkStart w:id="381" w:name="_Toc9297"/>
      <w:r w:rsidRPr="00203BB4">
        <w:rPr>
          <w:sz w:val="26"/>
          <w:szCs w:val="26"/>
        </w:rPr>
        <w:t xml:space="preserve">YÊU </w:t>
      </w:r>
      <w:bookmarkEnd w:id="376"/>
      <w:r w:rsidRPr="00203BB4">
        <w:rPr>
          <w:sz w:val="26"/>
          <w:szCs w:val="26"/>
        </w:rPr>
        <w:t>CẦU NGHIỆP VỤ</w:t>
      </w:r>
      <w:bookmarkEnd w:id="377"/>
      <w:bookmarkEnd w:id="378"/>
      <w:bookmarkEnd w:id="379"/>
      <w:bookmarkEnd w:id="380"/>
      <w:bookmarkEnd w:id="381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382" w:name="_Toc263403121"/>
      <w:bookmarkStart w:id="383" w:name="_Toc518206713"/>
      <w:bookmarkStart w:id="384" w:name="_Toc26253"/>
      <w:bookmarkStart w:id="385" w:name="_Toc21659"/>
      <w:bookmarkStart w:id="386" w:name="_Toc5632"/>
      <w:r w:rsidRPr="00203BB4">
        <w:rPr>
          <w:rFonts w:cs="Times New Roman"/>
          <w:sz w:val="26"/>
        </w:rPr>
        <w:t>Danh sách các yêu cầu</w:t>
      </w:r>
      <w:bookmarkEnd w:id="382"/>
      <w:bookmarkEnd w:id="383"/>
      <w:bookmarkEnd w:id="384"/>
      <w:bookmarkEnd w:id="385"/>
      <w:bookmarkEnd w:id="386"/>
    </w:p>
    <w:tbl>
      <w:tblPr>
        <w:tblW w:w="61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2350"/>
        <w:gridCol w:w="1077"/>
        <w:gridCol w:w="1078"/>
        <w:gridCol w:w="1000"/>
      </w:tblGrid>
      <w:tr w:rsidR="000675D2" w:rsidRPr="00203BB4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5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Tên yêu cầu</w:t>
            </w:r>
          </w:p>
        </w:tc>
        <w:tc>
          <w:tcPr>
            <w:tcW w:w="1077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Biểu mẫu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Qui định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675D2" w:rsidRPr="00203BB4">
        <w:trPr>
          <w:jc w:val="center"/>
        </w:trPr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35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Tiếp nhận đại lý</w:t>
            </w:r>
          </w:p>
        </w:tc>
        <w:tc>
          <w:tcPr>
            <w:tcW w:w="1077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BM1</w:t>
            </w:r>
          </w:p>
        </w:tc>
        <w:tc>
          <w:tcPr>
            <w:tcW w:w="1078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QĐ1</w:t>
            </w:r>
          </w:p>
        </w:tc>
        <w:tc>
          <w:tcPr>
            <w:tcW w:w="100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rPr>
          <w:jc w:val="center"/>
        </w:trPr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35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phiếu xuất hàng</w:t>
            </w:r>
          </w:p>
        </w:tc>
        <w:tc>
          <w:tcPr>
            <w:tcW w:w="1077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BM2</w:t>
            </w:r>
          </w:p>
        </w:tc>
        <w:tc>
          <w:tcPr>
            <w:tcW w:w="1078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QĐ2</w:t>
            </w:r>
          </w:p>
        </w:tc>
        <w:tc>
          <w:tcPr>
            <w:tcW w:w="100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rPr>
          <w:jc w:val="center"/>
        </w:trPr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235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Tra cứu đại lý</w:t>
            </w:r>
          </w:p>
        </w:tc>
        <w:tc>
          <w:tcPr>
            <w:tcW w:w="1077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BM3</w:t>
            </w:r>
          </w:p>
        </w:tc>
        <w:tc>
          <w:tcPr>
            <w:tcW w:w="1078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00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rPr>
          <w:jc w:val="center"/>
        </w:trPr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235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hóa phiếu thu tiền</w:t>
            </w:r>
          </w:p>
        </w:tc>
        <w:tc>
          <w:tcPr>
            <w:tcW w:w="1077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BM4</w:t>
            </w:r>
          </w:p>
        </w:tc>
        <w:tc>
          <w:tcPr>
            <w:tcW w:w="1078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QĐ4</w:t>
            </w:r>
          </w:p>
        </w:tc>
        <w:tc>
          <w:tcPr>
            <w:tcW w:w="100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rPr>
          <w:jc w:val="center"/>
        </w:trPr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5</w:t>
            </w:r>
          </w:p>
        </w:tc>
        <w:tc>
          <w:tcPr>
            <w:tcW w:w="235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báo cáo tháng</w:t>
            </w:r>
          </w:p>
        </w:tc>
        <w:tc>
          <w:tcPr>
            <w:tcW w:w="1077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BM5</w:t>
            </w:r>
          </w:p>
        </w:tc>
        <w:tc>
          <w:tcPr>
            <w:tcW w:w="1078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00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rPr>
          <w:jc w:val="center"/>
        </w:trPr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6</w:t>
            </w:r>
          </w:p>
        </w:tc>
        <w:tc>
          <w:tcPr>
            <w:tcW w:w="235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Thay đổi qui định</w:t>
            </w:r>
          </w:p>
        </w:tc>
        <w:tc>
          <w:tcPr>
            <w:tcW w:w="1077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078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QĐ6</w:t>
            </w:r>
          </w:p>
        </w:tc>
        <w:tc>
          <w:tcPr>
            <w:tcW w:w="100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387" w:name="_Toc263403122"/>
      <w:bookmarkStart w:id="388" w:name="_Toc518206714"/>
      <w:bookmarkStart w:id="389" w:name="_Toc29176"/>
      <w:bookmarkStart w:id="390" w:name="_Toc21889"/>
      <w:bookmarkStart w:id="391" w:name="_Toc8493"/>
      <w:r w:rsidRPr="00203BB4">
        <w:rPr>
          <w:rFonts w:cs="Times New Roman"/>
          <w:sz w:val="26"/>
        </w:rPr>
        <w:t>Danh sách các biểu mẫu và qui định</w:t>
      </w:r>
      <w:bookmarkEnd w:id="387"/>
      <w:bookmarkEnd w:id="388"/>
      <w:bookmarkEnd w:id="389"/>
      <w:bookmarkEnd w:id="390"/>
      <w:bookmarkEnd w:id="391"/>
    </w:p>
    <w:p w:rsidR="000675D2" w:rsidRPr="00203BB4" w:rsidRDefault="00203BB4">
      <w:pPr>
        <w:pStyle w:val="Heading4"/>
        <w:rPr>
          <w:sz w:val="26"/>
          <w:szCs w:val="26"/>
        </w:rPr>
      </w:pPr>
      <w:bookmarkStart w:id="392" w:name="_Toc96928092"/>
      <w:bookmarkStart w:id="393" w:name="_Toc96941612"/>
      <w:bookmarkStart w:id="394" w:name="_Toc24996"/>
      <w:bookmarkStart w:id="395" w:name="_Toc5422"/>
      <w:r w:rsidRPr="00203BB4">
        <w:rPr>
          <w:sz w:val="26"/>
          <w:szCs w:val="26"/>
        </w:rPr>
        <w:t>Biểu mẫu 1 và qui định 1</w:t>
      </w:r>
      <w:bookmarkEnd w:id="392"/>
      <w:bookmarkEnd w:id="393"/>
      <w:bookmarkEnd w:id="394"/>
      <w:bookmarkEnd w:id="395"/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4"/>
        <w:gridCol w:w="2708"/>
        <w:gridCol w:w="3543"/>
      </w:tblGrid>
      <w:tr w:rsidR="000675D2" w:rsidRPr="00203BB4">
        <w:trPr>
          <w:trHeight w:val="264"/>
          <w:jc w:val="center"/>
        </w:trPr>
        <w:tc>
          <w:tcPr>
            <w:tcW w:w="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727586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BM1:</w:t>
            </w:r>
          </w:p>
        </w:tc>
        <w:tc>
          <w:tcPr>
            <w:tcW w:w="625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727586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Hồ Sơ Đại Lý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Tên: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Loại đại lý: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Điện thoại: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Điạ chỉ: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Quận: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Ngày tiếp nhận: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Email: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</w:p>
        </w:tc>
      </w:tr>
    </w:tbl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Rule"/>
        <w:rPr>
          <w:sz w:val="26"/>
          <w:szCs w:val="26"/>
          <w:u w:val="single"/>
        </w:rPr>
      </w:pPr>
      <w:r>
        <w:rPr>
          <w:sz w:val="26"/>
          <w:szCs w:val="26"/>
        </w:rPr>
        <w:t>QĐ1: Có 2 loại đại lý (1, 2)</w:t>
      </w:r>
      <w:r w:rsidRPr="00203BB4">
        <w:rPr>
          <w:sz w:val="26"/>
          <w:szCs w:val="26"/>
        </w:rPr>
        <w:t>. Có 20 quận. Trong mỗi quận có tối đa 4 đại lý.</w:t>
      </w:r>
    </w:p>
    <w:p w:rsidR="00327425" w:rsidRPr="0003139F" w:rsidRDefault="00203BB4" w:rsidP="0003139F">
      <w:pPr>
        <w:pStyle w:val="Heading4"/>
        <w:rPr>
          <w:ins w:id="396" w:author="User" w:date="2018-07-01T11:17:00Z"/>
          <w:sz w:val="26"/>
          <w:szCs w:val="26"/>
        </w:rPr>
      </w:pPr>
      <w:bookmarkStart w:id="397" w:name="_Toc96941613"/>
      <w:bookmarkStart w:id="398" w:name="_Toc96928093"/>
      <w:bookmarkStart w:id="399" w:name="_Toc18092"/>
      <w:bookmarkStart w:id="400" w:name="_Toc5633"/>
      <w:r w:rsidRPr="00203BB4">
        <w:rPr>
          <w:rPrChange w:id="401" w:author="User" w:date="2018-07-01T11:17:00Z">
            <w:rPr>
              <w:sz w:val="26"/>
            </w:rPr>
          </w:rPrChange>
        </w:rPr>
        <w:lastRenderedPageBreak/>
        <w:t>Biểu mẫu 2 và qui định 2</w:t>
      </w:r>
      <w:bookmarkEnd w:id="397"/>
      <w:bookmarkEnd w:id="398"/>
      <w:bookmarkEnd w:id="399"/>
      <w:bookmarkEnd w:id="400"/>
    </w:p>
    <w:tbl>
      <w:tblPr>
        <w:tblW w:w="8360" w:type="dxa"/>
        <w:tblInd w:w="-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2"/>
        <w:gridCol w:w="202"/>
        <w:gridCol w:w="1551"/>
        <w:gridCol w:w="1696"/>
        <w:gridCol w:w="1304"/>
        <w:gridCol w:w="1306"/>
        <w:gridCol w:w="1559"/>
      </w:tblGrid>
      <w:tr w:rsidR="000675D2" w:rsidRPr="00203BB4">
        <w:trPr>
          <w:cantSplit/>
          <w:trHeight w:val="429"/>
        </w:trPr>
        <w:tc>
          <w:tcPr>
            <w:tcW w:w="944" w:type="dxa"/>
            <w:gridSpan w:val="2"/>
          </w:tcPr>
          <w:p w:rsidR="000675D2" w:rsidRPr="00727586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BM2:</w:t>
            </w:r>
          </w:p>
        </w:tc>
        <w:tc>
          <w:tcPr>
            <w:tcW w:w="7416" w:type="dxa"/>
            <w:gridSpan w:val="5"/>
          </w:tcPr>
          <w:p w:rsidR="000675D2" w:rsidRPr="00727586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Phiếu Xuất Hàng</w:t>
            </w:r>
          </w:p>
        </w:tc>
      </w:tr>
      <w:tr w:rsidR="000675D2" w:rsidRPr="00203BB4">
        <w:trPr>
          <w:cantSplit/>
          <w:trHeight w:val="400"/>
        </w:trPr>
        <w:tc>
          <w:tcPr>
            <w:tcW w:w="4191" w:type="dxa"/>
            <w:gridSpan w:val="4"/>
          </w:tcPr>
          <w:p w:rsidR="000675D2" w:rsidRPr="00727586" w:rsidRDefault="00203BB4">
            <w:pPr>
              <w:pStyle w:val="LeftTable"/>
              <w:tabs>
                <w:tab w:val="right" w:leader="dot" w:pos="3326"/>
              </w:tabs>
              <w:jc w:val="center"/>
              <w:rPr>
                <w:b/>
                <w:sz w:val="26"/>
                <w:szCs w:val="26"/>
              </w:rPr>
            </w:pPr>
            <w:r w:rsidRPr="00727586">
              <w:rPr>
                <w:b/>
                <w:sz w:val="26"/>
                <w:szCs w:val="26"/>
              </w:rPr>
              <w:t>Đại lý:</w:t>
            </w:r>
          </w:p>
        </w:tc>
        <w:tc>
          <w:tcPr>
            <w:tcW w:w="4169" w:type="dxa"/>
            <w:gridSpan w:val="3"/>
          </w:tcPr>
          <w:p w:rsidR="000675D2" w:rsidRPr="00727586" w:rsidRDefault="00203BB4">
            <w:pPr>
              <w:pStyle w:val="LeftTable"/>
              <w:tabs>
                <w:tab w:val="right" w:leader="dot" w:pos="3326"/>
              </w:tabs>
              <w:jc w:val="center"/>
              <w:rPr>
                <w:b/>
                <w:sz w:val="26"/>
                <w:szCs w:val="26"/>
              </w:rPr>
            </w:pPr>
            <w:r w:rsidRPr="00727586">
              <w:rPr>
                <w:b/>
                <w:sz w:val="26"/>
                <w:szCs w:val="26"/>
              </w:rPr>
              <w:t>Ngày lập phiếu:</w:t>
            </w:r>
          </w:p>
        </w:tc>
      </w:tr>
      <w:tr w:rsidR="000675D2" w:rsidRPr="00203BB4">
        <w:trPr>
          <w:trHeight w:val="429"/>
        </w:trPr>
        <w:tc>
          <w:tcPr>
            <w:tcW w:w="742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53" w:type="dxa"/>
            <w:gridSpan w:val="2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Mặt Hàng</w:t>
            </w:r>
          </w:p>
        </w:tc>
        <w:tc>
          <w:tcPr>
            <w:tcW w:w="1696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Đơn vị tính</w:t>
            </w:r>
          </w:p>
        </w:tc>
        <w:tc>
          <w:tcPr>
            <w:tcW w:w="1304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1306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Đơn Giá</w:t>
            </w:r>
          </w:p>
        </w:tc>
        <w:tc>
          <w:tcPr>
            <w:tcW w:w="1559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Thành Tiền</w:t>
            </w:r>
          </w:p>
        </w:tc>
      </w:tr>
      <w:tr w:rsidR="000675D2" w:rsidRPr="00203BB4">
        <w:trPr>
          <w:trHeight w:val="353"/>
        </w:trPr>
        <w:tc>
          <w:tcPr>
            <w:tcW w:w="742" w:type="dxa"/>
          </w:tcPr>
          <w:p w:rsidR="000675D2" w:rsidRPr="00203BB4" w:rsidRDefault="00203BB4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53" w:type="dxa"/>
            <w:gridSpan w:val="2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6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04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06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675D2" w:rsidRPr="00203BB4">
        <w:trPr>
          <w:trHeight w:val="320"/>
        </w:trPr>
        <w:tc>
          <w:tcPr>
            <w:tcW w:w="742" w:type="dxa"/>
          </w:tcPr>
          <w:p w:rsidR="000675D2" w:rsidRPr="00203BB4" w:rsidRDefault="00203BB4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53" w:type="dxa"/>
            <w:gridSpan w:val="2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6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04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06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Rule"/>
        <w:rPr>
          <w:sz w:val="26"/>
          <w:szCs w:val="26"/>
          <w:u w:val="single"/>
        </w:rPr>
      </w:pPr>
      <w:r w:rsidRPr="00203BB4">
        <w:rPr>
          <w:sz w:val="26"/>
          <w:szCs w:val="26"/>
        </w:rPr>
        <w:t>QĐ2: Có 5 mặt hàng, 3 đơn vị tính. Đại lý loại 1 có tiền nợ tối đa 20.000, loại 2 tối đa 50.</w:t>
      </w:r>
    </w:p>
    <w:p w:rsidR="000675D2" w:rsidRPr="00203BB4" w:rsidRDefault="00203BB4">
      <w:pPr>
        <w:pStyle w:val="Heading4"/>
        <w:rPr>
          <w:sz w:val="26"/>
          <w:szCs w:val="26"/>
        </w:rPr>
      </w:pPr>
      <w:bookmarkStart w:id="402" w:name="_Toc96941614"/>
      <w:bookmarkStart w:id="403" w:name="_Toc96928094"/>
      <w:bookmarkStart w:id="404" w:name="_Toc6510"/>
      <w:bookmarkStart w:id="405" w:name="_Toc25781"/>
      <w:r w:rsidRPr="00203BB4">
        <w:rPr>
          <w:sz w:val="26"/>
          <w:szCs w:val="26"/>
        </w:rPr>
        <w:t>Biểu mẫu 3</w:t>
      </w:r>
      <w:bookmarkEnd w:id="402"/>
      <w:bookmarkEnd w:id="403"/>
      <w:bookmarkEnd w:id="404"/>
      <w:bookmarkEnd w:id="405"/>
      <w:r w:rsidRPr="00203BB4">
        <w:rPr>
          <w:sz w:val="26"/>
          <w:szCs w:val="26"/>
        </w:rPr>
        <w:t xml:space="preserve"> 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7"/>
        <w:gridCol w:w="1724"/>
        <w:gridCol w:w="1310"/>
        <w:gridCol w:w="1711"/>
        <w:gridCol w:w="1443"/>
      </w:tblGrid>
      <w:tr w:rsidR="000675D2" w:rsidRPr="00203BB4" w:rsidTr="00306619">
        <w:trPr>
          <w:trHeight w:val="264"/>
          <w:jc w:val="center"/>
        </w:trPr>
        <w:tc>
          <w:tcPr>
            <w:tcW w:w="8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727586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BM3:</w:t>
            </w:r>
          </w:p>
        </w:tc>
        <w:tc>
          <w:tcPr>
            <w:tcW w:w="618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727586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Danh Sách Các Đại Lý</w:t>
            </w:r>
          </w:p>
        </w:tc>
      </w:tr>
      <w:tr w:rsidR="000675D2" w:rsidRPr="00203BB4" w:rsidTr="00306619">
        <w:trPr>
          <w:cantSplit/>
          <w:trHeight w:val="230"/>
          <w:jc w:val="center"/>
        </w:trPr>
        <w:tc>
          <w:tcPr>
            <w:tcW w:w="8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727586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727586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Đại Lý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727586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17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727586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Quận</w:t>
            </w:r>
          </w:p>
        </w:tc>
        <w:tc>
          <w:tcPr>
            <w:tcW w:w="14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727586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Tiền Nợ</w:t>
            </w:r>
          </w:p>
        </w:tc>
      </w:tr>
      <w:tr w:rsidR="000675D2" w:rsidRPr="00203BB4" w:rsidTr="00306619">
        <w:trPr>
          <w:cantSplit/>
          <w:trHeight w:val="230"/>
          <w:jc w:val="center"/>
        </w:trPr>
        <w:tc>
          <w:tcPr>
            <w:tcW w:w="8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7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 w:rsidTr="00306619">
        <w:trPr>
          <w:cantSplit/>
          <w:trHeight w:val="230"/>
          <w:jc w:val="center"/>
        </w:trPr>
        <w:tc>
          <w:tcPr>
            <w:tcW w:w="8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7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Heading4"/>
        <w:rPr>
          <w:sz w:val="26"/>
          <w:szCs w:val="26"/>
        </w:rPr>
      </w:pPr>
      <w:bookmarkStart w:id="406" w:name="_Toc96928095"/>
      <w:bookmarkStart w:id="407" w:name="_Toc96941615"/>
      <w:bookmarkStart w:id="408" w:name="_Toc264"/>
      <w:bookmarkStart w:id="409" w:name="_Toc3584"/>
      <w:r w:rsidRPr="00203BB4">
        <w:rPr>
          <w:sz w:val="26"/>
          <w:szCs w:val="26"/>
        </w:rPr>
        <w:t>Biểu mẫu 4 và qui định 4</w:t>
      </w:r>
      <w:bookmarkEnd w:id="406"/>
      <w:bookmarkEnd w:id="407"/>
      <w:bookmarkEnd w:id="408"/>
      <w:bookmarkEnd w:id="409"/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4"/>
        <w:gridCol w:w="2708"/>
        <w:gridCol w:w="3543"/>
      </w:tblGrid>
      <w:tr w:rsidR="000675D2" w:rsidRPr="00203BB4">
        <w:trPr>
          <w:trHeight w:val="264"/>
          <w:jc w:val="center"/>
        </w:trPr>
        <w:tc>
          <w:tcPr>
            <w:tcW w:w="8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BM4:</w:t>
            </w:r>
          </w:p>
        </w:tc>
        <w:tc>
          <w:tcPr>
            <w:tcW w:w="625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Phiếu Thu Tiền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Đại lý: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Địa chỉ: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Điện thoại: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Email: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542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Ngày thu tiền: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Số tiền thu: </w:t>
            </w:r>
            <w:r w:rsidRPr="00203BB4">
              <w:rPr>
                <w:sz w:val="26"/>
                <w:szCs w:val="26"/>
              </w:rPr>
              <w:tab/>
            </w:r>
          </w:p>
        </w:tc>
      </w:tr>
    </w:tbl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Rule"/>
        <w:rPr>
          <w:sz w:val="26"/>
          <w:szCs w:val="26"/>
          <w:u w:val="single"/>
        </w:rPr>
      </w:pPr>
      <w:r w:rsidRPr="00203BB4">
        <w:rPr>
          <w:sz w:val="26"/>
          <w:szCs w:val="26"/>
        </w:rPr>
        <w:t xml:space="preserve">QĐ4: Số tiền thu không vượt quá số tiền đại lý đang </w:t>
      </w:r>
      <w:proofErr w:type="gramStart"/>
      <w:r w:rsidRPr="00203BB4">
        <w:rPr>
          <w:sz w:val="26"/>
          <w:szCs w:val="26"/>
        </w:rPr>
        <w:t>nợ .</w:t>
      </w:r>
      <w:proofErr w:type="gramEnd"/>
    </w:p>
    <w:p w:rsidR="000675D2" w:rsidRPr="00203BB4" w:rsidRDefault="00203BB4">
      <w:pPr>
        <w:pStyle w:val="Heading4"/>
        <w:rPr>
          <w:sz w:val="26"/>
          <w:szCs w:val="26"/>
        </w:rPr>
      </w:pPr>
      <w:bookmarkStart w:id="410" w:name="_Toc96928096"/>
      <w:bookmarkStart w:id="411" w:name="_Toc96941616"/>
      <w:bookmarkStart w:id="412" w:name="_Toc14923"/>
      <w:bookmarkStart w:id="413" w:name="_Toc30489"/>
      <w:r w:rsidRPr="00203BB4">
        <w:rPr>
          <w:sz w:val="26"/>
          <w:szCs w:val="26"/>
        </w:rPr>
        <w:t>Biểu mẫu 5</w:t>
      </w:r>
      <w:bookmarkEnd w:id="410"/>
      <w:bookmarkEnd w:id="411"/>
      <w:bookmarkEnd w:id="412"/>
      <w:bookmarkEnd w:id="413"/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Biểu mẫu 5.1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2"/>
        <w:gridCol w:w="395"/>
        <w:gridCol w:w="1430"/>
        <w:gridCol w:w="1710"/>
        <w:gridCol w:w="1539"/>
        <w:gridCol w:w="1329"/>
      </w:tblGrid>
      <w:tr w:rsidR="000675D2" w:rsidRPr="00203BB4" w:rsidTr="00727586">
        <w:trPr>
          <w:trHeight w:val="264"/>
          <w:jc w:val="center"/>
        </w:trPr>
        <w:tc>
          <w:tcPr>
            <w:tcW w:w="107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727586" w:rsidRDefault="00203BB4" w:rsidP="0072758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BM5.1:</w:t>
            </w:r>
          </w:p>
        </w:tc>
        <w:tc>
          <w:tcPr>
            <w:tcW w:w="600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727586" w:rsidRDefault="00203BB4" w:rsidP="0072758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Báo Cáo Doanh Số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727586" w:rsidRDefault="00203BB4" w:rsidP="0072758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Tháng: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Đại Lý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Số Phiếu Xuất</w:t>
            </w: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Tổng Trị Giá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Tỷ Lệ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Biểu mẫu 5.2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2"/>
        <w:gridCol w:w="229"/>
        <w:gridCol w:w="1596"/>
        <w:gridCol w:w="1539"/>
        <w:gridCol w:w="1368"/>
        <w:gridCol w:w="1671"/>
      </w:tblGrid>
      <w:tr w:rsidR="000675D2" w:rsidRPr="00203BB4">
        <w:trPr>
          <w:trHeight w:val="264"/>
          <w:jc w:val="center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727586" w:rsidRDefault="00203BB4" w:rsidP="0072758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727586" w:rsidRDefault="00203BB4" w:rsidP="0072758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Báo Cáo Công Nợ Đại Lý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727586" w:rsidRDefault="00203BB4" w:rsidP="0072758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7586">
              <w:rPr>
                <w:rFonts w:ascii="Times New Roman" w:hAnsi="Times New Roman" w:cs="Times New Roman"/>
                <w:b/>
                <w:sz w:val="26"/>
                <w:szCs w:val="26"/>
              </w:rPr>
              <w:t>Tháng: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Đại Lý</w:t>
            </w: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Nợ Đầu</w:t>
            </w:r>
          </w:p>
        </w:tc>
        <w:tc>
          <w:tcPr>
            <w:tcW w:w="13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Phát Sinh</w:t>
            </w:r>
          </w:p>
        </w:tc>
        <w:tc>
          <w:tcPr>
            <w:tcW w:w="16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Nợ Cuối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Heading4"/>
        <w:rPr>
          <w:sz w:val="26"/>
          <w:szCs w:val="26"/>
        </w:rPr>
      </w:pPr>
      <w:bookmarkStart w:id="414" w:name="_Toc96928097"/>
      <w:bookmarkStart w:id="415" w:name="_Toc96941617"/>
      <w:bookmarkStart w:id="416" w:name="_Toc20290"/>
      <w:bookmarkStart w:id="417" w:name="_Toc23890"/>
      <w:r w:rsidRPr="00203BB4">
        <w:rPr>
          <w:sz w:val="26"/>
          <w:szCs w:val="26"/>
        </w:rPr>
        <w:t>Qui định 6</w:t>
      </w:r>
      <w:bookmarkEnd w:id="414"/>
      <w:bookmarkEnd w:id="415"/>
      <w:bookmarkEnd w:id="416"/>
      <w:bookmarkEnd w:id="417"/>
    </w:p>
    <w:p w:rsidR="000675D2" w:rsidRPr="00203BB4" w:rsidRDefault="00203BB4">
      <w:pPr>
        <w:pStyle w:val="Rule"/>
        <w:spacing w:before="0" w:after="0"/>
        <w:rPr>
          <w:sz w:val="26"/>
          <w:szCs w:val="26"/>
        </w:rPr>
      </w:pPr>
      <w:r w:rsidRPr="00203BB4">
        <w:rPr>
          <w:sz w:val="26"/>
          <w:szCs w:val="26"/>
        </w:rPr>
        <w:t>QĐ6: Người dùng có th</w:t>
      </w:r>
      <w:r w:rsidR="0003139F">
        <w:rPr>
          <w:sz w:val="26"/>
          <w:szCs w:val="26"/>
        </w:rPr>
        <w:t>ể thay đổi các qui định như sau</w:t>
      </w:r>
      <w:r w:rsidRPr="00203BB4">
        <w:rPr>
          <w:sz w:val="26"/>
          <w:szCs w:val="26"/>
        </w:rPr>
        <w:t xml:space="preserve">: </w:t>
      </w:r>
    </w:p>
    <w:p w:rsidR="000675D2" w:rsidRPr="00203BB4" w:rsidRDefault="0003139F">
      <w:pPr>
        <w:pStyle w:val="Rule"/>
        <w:spacing w:before="0" w:after="0"/>
        <w:rPr>
          <w:sz w:val="26"/>
          <w:szCs w:val="26"/>
        </w:rPr>
      </w:pPr>
      <w:r>
        <w:rPr>
          <w:sz w:val="26"/>
          <w:szCs w:val="26"/>
        </w:rPr>
        <w:t xml:space="preserve">      + QĐ1</w:t>
      </w:r>
      <w:r w:rsidR="00203BB4" w:rsidRPr="00203BB4">
        <w:rPr>
          <w:sz w:val="26"/>
          <w:szCs w:val="26"/>
        </w:rPr>
        <w:t>: Thay đổi số lượng các loại đại lý, số các đại lý tối đa trong quận.</w:t>
      </w:r>
    </w:p>
    <w:p w:rsidR="000675D2" w:rsidRPr="00203BB4" w:rsidRDefault="0003139F">
      <w:pPr>
        <w:pStyle w:val="Rule"/>
        <w:spacing w:before="0" w:after="0"/>
        <w:rPr>
          <w:sz w:val="26"/>
          <w:szCs w:val="26"/>
        </w:rPr>
      </w:pPr>
      <w:r>
        <w:rPr>
          <w:sz w:val="26"/>
          <w:szCs w:val="26"/>
        </w:rPr>
        <w:t xml:space="preserve">      + QĐ2</w:t>
      </w:r>
      <w:r w:rsidR="00203BB4" w:rsidRPr="00203BB4">
        <w:rPr>
          <w:sz w:val="26"/>
          <w:szCs w:val="26"/>
        </w:rPr>
        <w:t>: Thay đổi số lượng mặt hàng cùng với đơn vị tính và đơn giá bán, tiền nợ tối đa cuả từng loại đại lý.</w:t>
      </w: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418" w:name="_Toc263403133"/>
      <w:bookmarkStart w:id="419" w:name="_Toc518206715"/>
      <w:bookmarkStart w:id="420" w:name="_Toc32500"/>
      <w:bookmarkStart w:id="421" w:name="_Toc23367"/>
      <w:bookmarkStart w:id="422" w:name="_Toc5322"/>
      <w:r w:rsidRPr="00203BB4">
        <w:rPr>
          <w:rFonts w:cs="Times New Roman"/>
          <w:sz w:val="26"/>
        </w:rPr>
        <w:t>Bảng trách nhiệm yêu cầu nghiệp vụ</w:t>
      </w:r>
      <w:bookmarkEnd w:id="418"/>
      <w:bookmarkEnd w:id="419"/>
      <w:bookmarkEnd w:id="420"/>
      <w:bookmarkEnd w:id="421"/>
      <w:bookmarkEnd w:id="422"/>
    </w:p>
    <w:tbl>
      <w:tblPr>
        <w:tblW w:w="100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2156"/>
        <w:gridCol w:w="2344"/>
        <w:gridCol w:w="3150"/>
        <w:gridCol w:w="1620"/>
      </w:tblGrid>
      <w:tr w:rsidR="000675D2" w:rsidRPr="00203BB4" w:rsidTr="00306619">
        <w:tc>
          <w:tcPr>
            <w:tcW w:w="81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56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Nghiệp vụ</w:t>
            </w:r>
          </w:p>
        </w:tc>
        <w:tc>
          <w:tcPr>
            <w:tcW w:w="2344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315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Phần Mềm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675D2" w:rsidRPr="00203BB4" w:rsidTr="00306619">
        <w:tc>
          <w:tcPr>
            <w:tcW w:w="8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156" w:type="dxa"/>
            <w:vAlign w:val="center"/>
          </w:tcPr>
          <w:p w:rsidR="000675D2" w:rsidRPr="00203BB4" w:rsidRDefault="000675D2">
            <w:pPr>
              <w:pStyle w:val="LeftTable"/>
              <w:rPr>
                <w:sz w:val="26"/>
                <w:szCs w:val="26"/>
              </w:rPr>
            </w:pPr>
          </w:p>
        </w:tc>
        <w:tc>
          <w:tcPr>
            <w:tcW w:w="2344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315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2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 w:rsidTr="00306619">
        <w:tc>
          <w:tcPr>
            <w:tcW w:w="8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156" w:type="dxa"/>
            <w:vAlign w:val="center"/>
          </w:tcPr>
          <w:p w:rsidR="000675D2" w:rsidRPr="00203BB4" w:rsidRDefault="000675D2">
            <w:pPr>
              <w:pStyle w:val="LeftTable"/>
              <w:rPr>
                <w:sz w:val="26"/>
                <w:szCs w:val="26"/>
              </w:rPr>
            </w:pPr>
          </w:p>
        </w:tc>
        <w:tc>
          <w:tcPr>
            <w:tcW w:w="2344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315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2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 w:rsidTr="00306619">
        <w:tc>
          <w:tcPr>
            <w:tcW w:w="8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2156" w:type="dxa"/>
            <w:vAlign w:val="center"/>
          </w:tcPr>
          <w:p w:rsidR="000675D2" w:rsidRPr="00203BB4" w:rsidRDefault="000675D2">
            <w:pPr>
              <w:pStyle w:val="LeftTable"/>
              <w:rPr>
                <w:sz w:val="26"/>
                <w:szCs w:val="26"/>
              </w:rPr>
            </w:pPr>
          </w:p>
        </w:tc>
        <w:tc>
          <w:tcPr>
            <w:tcW w:w="2344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315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2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 w:rsidTr="00306619">
        <w:tc>
          <w:tcPr>
            <w:tcW w:w="8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2156" w:type="dxa"/>
            <w:vAlign w:val="center"/>
          </w:tcPr>
          <w:p w:rsidR="000675D2" w:rsidRPr="00203BB4" w:rsidRDefault="000675D2">
            <w:pPr>
              <w:pStyle w:val="LeftTable"/>
              <w:rPr>
                <w:sz w:val="26"/>
                <w:szCs w:val="26"/>
              </w:rPr>
            </w:pPr>
          </w:p>
        </w:tc>
        <w:tc>
          <w:tcPr>
            <w:tcW w:w="2344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315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2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Heading2"/>
        <w:rPr>
          <w:sz w:val="26"/>
          <w:szCs w:val="26"/>
        </w:rPr>
      </w:pPr>
      <w:bookmarkStart w:id="423" w:name="_Toc263403134"/>
      <w:bookmarkStart w:id="424" w:name="_Toc518206716"/>
      <w:bookmarkStart w:id="425" w:name="_Toc22969"/>
      <w:bookmarkStart w:id="426" w:name="_Toc28392"/>
      <w:bookmarkStart w:id="427" w:name="_Toc997"/>
      <w:r w:rsidRPr="00203BB4">
        <w:rPr>
          <w:sz w:val="26"/>
          <w:szCs w:val="26"/>
        </w:rPr>
        <w:t>YÊU CẦU TIẾN HÓA</w:t>
      </w:r>
      <w:bookmarkEnd w:id="423"/>
      <w:bookmarkEnd w:id="424"/>
      <w:bookmarkEnd w:id="425"/>
      <w:bookmarkEnd w:id="426"/>
      <w:bookmarkEnd w:id="427"/>
    </w:p>
    <w:p w:rsidR="00306619" w:rsidRDefault="00203BB4">
      <w:pPr>
        <w:pStyle w:val="Heading3"/>
        <w:rPr>
          <w:rFonts w:cs="Times New Roman"/>
          <w:sz w:val="26"/>
        </w:rPr>
      </w:pPr>
      <w:bookmarkStart w:id="428" w:name="_Toc263403135"/>
      <w:bookmarkStart w:id="429" w:name="_Toc518206717"/>
      <w:bookmarkStart w:id="430" w:name="_Toc22000"/>
      <w:bookmarkStart w:id="431" w:name="_Toc939"/>
      <w:bookmarkStart w:id="432" w:name="_Toc14906"/>
      <w:r w:rsidRPr="00203BB4">
        <w:rPr>
          <w:rFonts w:cs="Times New Roman"/>
          <w:sz w:val="26"/>
        </w:rPr>
        <w:t>Danh sách các yêu cầu tiến hóa</w:t>
      </w:r>
      <w:bookmarkEnd w:id="428"/>
      <w:bookmarkEnd w:id="429"/>
      <w:bookmarkEnd w:id="430"/>
      <w:bookmarkEnd w:id="431"/>
      <w:bookmarkEnd w:id="432"/>
    </w:p>
    <w:p w:rsidR="000675D2" w:rsidRPr="00306619" w:rsidRDefault="00306619" w:rsidP="00306619">
      <w:pPr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</w:pPr>
      <w:r>
        <w:rPr>
          <w:rFonts w:cs="Times New Roman"/>
          <w:sz w:val="26"/>
        </w:rPr>
        <w:br w:type="page"/>
      </w:r>
    </w:p>
    <w:tbl>
      <w:tblPr>
        <w:tblW w:w="945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2430"/>
        <w:gridCol w:w="4050"/>
        <w:gridCol w:w="2250"/>
      </w:tblGrid>
      <w:tr w:rsidR="000675D2" w:rsidRPr="00203BB4">
        <w:tc>
          <w:tcPr>
            <w:tcW w:w="72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43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Nghiệp vụ</w:t>
            </w:r>
          </w:p>
        </w:tc>
        <w:tc>
          <w:tcPr>
            <w:tcW w:w="405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Tham số cần thay đổi</w:t>
            </w:r>
          </w:p>
        </w:tc>
        <w:tc>
          <w:tcPr>
            <w:tcW w:w="225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Miền giá trị cần thay đổi</w:t>
            </w:r>
          </w:p>
        </w:tc>
      </w:tr>
      <w:tr w:rsidR="000675D2" w:rsidRPr="00203BB4">
        <w:tc>
          <w:tcPr>
            <w:tcW w:w="7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43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Thay đổi quy định lập hồ sơ đại lý</w:t>
            </w:r>
          </w:p>
        </w:tc>
        <w:tc>
          <w:tcPr>
            <w:tcW w:w="405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Số loại đại lý</w:t>
            </w:r>
          </w:p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Số đại lý tối đa trong quận</w:t>
            </w:r>
          </w:p>
        </w:tc>
        <w:tc>
          <w:tcPr>
            <w:tcW w:w="225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7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43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Thay đổi quy định lập phiếu xuất hàng</w:t>
            </w:r>
          </w:p>
        </w:tc>
        <w:tc>
          <w:tcPr>
            <w:tcW w:w="405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Số lượng mặt hàng</w:t>
            </w:r>
          </w:p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Đơn vị tính</w:t>
            </w:r>
          </w:p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Nợ tối đa từng loại mặt hàng</w:t>
            </w:r>
          </w:p>
        </w:tc>
        <w:tc>
          <w:tcPr>
            <w:tcW w:w="225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433" w:name="_Toc263403136"/>
      <w:bookmarkStart w:id="434" w:name="_Toc518206718"/>
      <w:bookmarkStart w:id="435" w:name="_Toc18089"/>
      <w:bookmarkStart w:id="436" w:name="_Toc12894"/>
      <w:bookmarkStart w:id="437" w:name="_Toc32697"/>
      <w:r w:rsidRPr="00203BB4">
        <w:rPr>
          <w:rFonts w:cs="Times New Roman"/>
          <w:sz w:val="26"/>
        </w:rPr>
        <w:t>Bảng trách nhiệm yêu cầu tiến hóa</w:t>
      </w:r>
      <w:bookmarkEnd w:id="433"/>
      <w:bookmarkEnd w:id="434"/>
      <w:bookmarkEnd w:id="435"/>
      <w:bookmarkEnd w:id="436"/>
      <w:bookmarkEnd w:id="437"/>
    </w:p>
    <w:tbl>
      <w:tblPr>
        <w:tblW w:w="99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2071"/>
        <w:gridCol w:w="2519"/>
        <w:gridCol w:w="2610"/>
        <w:gridCol w:w="2070"/>
      </w:tblGrid>
      <w:tr w:rsidR="000675D2" w:rsidRPr="00203BB4">
        <w:tc>
          <w:tcPr>
            <w:tcW w:w="72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1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Nghiệp vụ</w:t>
            </w:r>
          </w:p>
        </w:tc>
        <w:tc>
          <w:tcPr>
            <w:tcW w:w="2519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261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Phần Mềm</w:t>
            </w:r>
          </w:p>
        </w:tc>
        <w:tc>
          <w:tcPr>
            <w:tcW w:w="207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675D2" w:rsidRPr="00203BB4">
        <w:tc>
          <w:tcPr>
            <w:tcW w:w="7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071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Thay đổi quy định lập hồ sơ đại lý</w:t>
            </w:r>
          </w:p>
        </w:tc>
        <w:tc>
          <w:tcPr>
            <w:tcW w:w="2519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Cho biết giá trị mới của số loại đại lý, số đại lý tối đa trong quận</w:t>
            </w:r>
          </w:p>
        </w:tc>
        <w:tc>
          <w:tcPr>
            <w:tcW w:w="26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Ghi nhận giá trị mới và thay đổi cách thức kiểm tra</w:t>
            </w:r>
          </w:p>
        </w:tc>
        <w:tc>
          <w:tcPr>
            <w:tcW w:w="207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Cho phép hủy hay cập nhật lại thông tin đại lý</w:t>
            </w:r>
          </w:p>
        </w:tc>
      </w:tr>
      <w:tr w:rsidR="000675D2" w:rsidRPr="00203BB4">
        <w:tc>
          <w:tcPr>
            <w:tcW w:w="7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071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Thay đổi quy định lập phiếu xuất hàng</w:t>
            </w:r>
          </w:p>
        </w:tc>
        <w:tc>
          <w:tcPr>
            <w:tcW w:w="2519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Cho biết giá trị mới của số lượng mặt hàng, đơn vị tính, nợ tối đa từng loại mặt hàng</w:t>
            </w:r>
          </w:p>
        </w:tc>
        <w:tc>
          <w:tcPr>
            <w:tcW w:w="26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Ghi nhận giá trị mới và thay đổi cách thức kiểm tra</w:t>
            </w:r>
          </w:p>
        </w:tc>
        <w:tc>
          <w:tcPr>
            <w:tcW w:w="207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Heading2"/>
        <w:rPr>
          <w:sz w:val="26"/>
          <w:szCs w:val="26"/>
        </w:rPr>
      </w:pPr>
      <w:bookmarkStart w:id="438" w:name="_Toc263403137"/>
      <w:bookmarkStart w:id="439" w:name="_Toc518206719"/>
      <w:bookmarkStart w:id="440" w:name="_Toc25490"/>
      <w:bookmarkStart w:id="441" w:name="_Toc2943"/>
      <w:bookmarkStart w:id="442" w:name="_Toc23411"/>
      <w:r w:rsidRPr="00203BB4">
        <w:rPr>
          <w:sz w:val="26"/>
          <w:szCs w:val="26"/>
        </w:rPr>
        <w:t>YÊU CẦU HIỆU QUẢ</w:t>
      </w:r>
      <w:bookmarkEnd w:id="438"/>
      <w:bookmarkEnd w:id="439"/>
      <w:bookmarkEnd w:id="440"/>
      <w:bookmarkEnd w:id="441"/>
      <w:bookmarkEnd w:id="442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443" w:name="_Toc263403138"/>
      <w:bookmarkStart w:id="444" w:name="_Toc518206720"/>
      <w:bookmarkStart w:id="445" w:name="_Toc8710"/>
      <w:bookmarkStart w:id="446" w:name="_Toc3043"/>
      <w:bookmarkStart w:id="447" w:name="_Toc21138"/>
      <w:r w:rsidRPr="00203BB4">
        <w:rPr>
          <w:rFonts w:cs="Times New Roman"/>
          <w:sz w:val="26"/>
        </w:rPr>
        <w:t>Danh sách các yêu cầu hiệu quả</w:t>
      </w:r>
      <w:bookmarkEnd w:id="443"/>
      <w:bookmarkEnd w:id="444"/>
      <w:bookmarkEnd w:id="445"/>
      <w:bookmarkEnd w:id="446"/>
      <w:bookmarkEnd w:id="447"/>
    </w:p>
    <w:tbl>
      <w:tblPr>
        <w:tblW w:w="81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2294"/>
        <w:gridCol w:w="2074"/>
        <w:gridCol w:w="1080"/>
        <w:gridCol w:w="207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Nghiệp vụ</w:t>
            </w:r>
          </w:p>
        </w:tc>
        <w:tc>
          <w:tcPr>
            <w:tcW w:w="2074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 xml:space="preserve">Tôc độ </w:t>
            </w:r>
            <w:r w:rsidRPr="00203BB4">
              <w:rPr>
                <w:rFonts w:ascii="Times New Roman" w:hAnsi="Times New Roman" w:cs="Times New Roman"/>
                <w:sz w:val="26"/>
                <w:szCs w:val="26"/>
              </w:rPr>
              <w:br/>
              <w:t>xử lý</w:t>
            </w:r>
          </w:p>
        </w:tc>
        <w:tc>
          <w:tcPr>
            <w:tcW w:w="108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Dung lượng lưu trữ</w:t>
            </w:r>
          </w:p>
        </w:tc>
        <w:tc>
          <w:tcPr>
            <w:tcW w:w="207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294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hồ sơ đại lý</w:t>
            </w:r>
          </w:p>
        </w:tc>
        <w:tc>
          <w:tcPr>
            <w:tcW w:w="2074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50 đại lý/ giờ </w:t>
            </w:r>
          </w:p>
        </w:tc>
        <w:tc>
          <w:tcPr>
            <w:tcW w:w="108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294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Lập phiếu xuất </w:t>
            </w:r>
          </w:p>
        </w:tc>
        <w:tc>
          <w:tcPr>
            <w:tcW w:w="2074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50 phiếu/ giờ</w:t>
            </w:r>
          </w:p>
        </w:tc>
        <w:tc>
          <w:tcPr>
            <w:tcW w:w="108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2294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Tra cứu đại lý</w:t>
            </w:r>
          </w:p>
        </w:tc>
        <w:tc>
          <w:tcPr>
            <w:tcW w:w="2074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Ngay tức thì</w:t>
            </w:r>
          </w:p>
        </w:tc>
        <w:tc>
          <w:tcPr>
            <w:tcW w:w="108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2294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phiếu thu tiền</w:t>
            </w:r>
          </w:p>
        </w:tc>
        <w:tc>
          <w:tcPr>
            <w:tcW w:w="2074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100 phiếu / giờ</w:t>
            </w:r>
          </w:p>
        </w:tc>
        <w:tc>
          <w:tcPr>
            <w:tcW w:w="108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5</w:t>
            </w:r>
          </w:p>
        </w:tc>
        <w:tc>
          <w:tcPr>
            <w:tcW w:w="2294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báo cáo tháng</w:t>
            </w:r>
          </w:p>
        </w:tc>
        <w:tc>
          <w:tcPr>
            <w:tcW w:w="2074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20 báo cáo/ giờ</w:t>
            </w:r>
          </w:p>
        </w:tc>
        <w:tc>
          <w:tcPr>
            <w:tcW w:w="108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448" w:name="_Toc263403139"/>
      <w:bookmarkStart w:id="449" w:name="_Toc518206721"/>
      <w:bookmarkStart w:id="450" w:name="_Toc16335"/>
      <w:bookmarkStart w:id="451" w:name="_Toc29967"/>
      <w:bookmarkStart w:id="452" w:name="_Toc24962"/>
      <w:r w:rsidRPr="00203BB4">
        <w:rPr>
          <w:rFonts w:cs="Times New Roman"/>
          <w:sz w:val="26"/>
        </w:rPr>
        <w:lastRenderedPageBreak/>
        <w:t>Bảng trách nhiệm yêu cầu hiệu quả</w:t>
      </w:r>
      <w:bookmarkEnd w:id="448"/>
      <w:bookmarkEnd w:id="449"/>
      <w:bookmarkEnd w:id="450"/>
      <w:bookmarkEnd w:id="451"/>
      <w:bookmarkEnd w:id="452"/>
    </w:p>
    <w:tbl>
      <w:tblPr>
        <w:tblW w:w="100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2838"/>
        <w:gridCol w:w="2430"/>
        <w:gridCol w:w="2520"/>
        <w:gridCol w:w="162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38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Nghiệp vụ</w:t>
            </w:r>
          </w:p>
        </w:tc>
        <w:tc>
          <w:tcPr>
            <w:tcW w:w="243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252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Phần Mềm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83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hồ sơ đại lý</w:t>
            </w:r>
          </w:p>
        </w:tc>
        <w:tc>
          <w:tcPr>
            <w:tcW w:w="243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Thông tin đại lý</w:t>
            </w:r>
          </w:p>
        </w:tc>
        <w:tc>
          <w:tcPr>
            <w:tcW w:w="25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Thực hiện theo đúng yêu cầu</w:t>
            </w:r>
          </w:p>
        </w:tc>
        <w:tc>
          <w:tcPr>
            <w:tcW w:w="162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83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Lập phiếu xuất </w:t>
            </w:r>
          </w:p>
        </w:tc>
        <w:tc>
          <w:tcPr>
            <w:tcW w:w="243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Thông tin phiếu xuất</w:t>
            </w:r>
          </w:p>
        </w:tc>
        <w:tc>
          <w:tcPr>
            <w:tcW w:w="25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Thực hiện theo đúng yêu cầu</w:t>
            </w:r>
          </w:p>
        </w:tc>
        <w:tc>
          <w:tcPr>
            <w:tcW w:w="162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283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Tra cứu đại lý</w:t>
            </w:r>
          </w:p>
        </w:tc>
        <w:tc>
          <w:tcPr>
            <w:tcW w:w="243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5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Thực hiện theo đúng yêu cầu</w:t>
            </w:r>
          </w:p>
        </w:tc>
        <w:tc>
          <w:tcPr>
            <w:tcW w:w="162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283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phiếu thu tiền</w:t>
            </w:r>
          </w:p>
        </w:tc>
        <w:tc>
          <w:tcPr>
            <w:tcW w:w="243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Thông tin phiếu thu </w:t>
            </w:r>
          </w:p>
        </w:tc>
        <w:tc>
          <w:tcPr>
            <w:tcW w:w="25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Thực hiện theo đúng yêu cầu</w:t>
            </w:r>
          </w:p>
        </w:tc>
        <w:tc>
          <w:tcPr>
            <w:tcW w:w="162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5</w:t>
            </w:r>
          </w:p>
        </w:tc>
        <w:tc>
          <w:tcPr>
            <w:tcW w:w="283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báo cáo tháng</w:t>
            </w:r>
          </w:p>
        </w:tc>
        <w:tc>
          <w:tcPr>
            <w:tcW w:w="243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5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Thực hiện theo đúng yêu cầu</w:t>
            </w:r>
          </w:p>
        </w:tc>
        <w:tc>
          <w:tcPr>
            <w:tcW w:w="162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Heading2"/>
        <w:rPr>
          <w:sz w:val="26"/>
          <w:szCs w:val="26"/>
        </w:rPr>
      </w:pPr>
      <w:bookmarkStart w:id="453" w:name="_Toc263403140"/>
      <w:bookmarkStart w:id="454" w:name="_Toc518206722"/>
      <w:bookmarkStart w:id="455" w:name="_Toc20728"/>
      <w:bookmarkStart w:id="456" w:name="_Toc4465"/>
      <w:bookmarkStart w:id="457" w:name="_Toc24118"/>
      <w:r w:rsidRPr="00203BB4">
        <w:rPr>
          <w:sz w:val="26"/>
          <w:szCs w:val="26"/>
        </w:rPr>
        <w:t>YÊU CẦU TIỆN DỤNG</w:t>
      </w:r>
      <w:bookmarkEnd w:id="453"/>
      <w:bookmarkEnd w:id="454"/>
      <w:bookmarkEnd w:id="455"/>
      <w:bookmarkEnd w:id="456"/>
      <w:bookmarkEnd w:id="457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458" w:name="_Toc263403141"/>
      <w:bookmarkStart w:id="459" w:name="_Toc518206723"/>
      <w:bookmarkStart w:id="460" w:name="_Toc15399"/>
      <w:bookmarkStart w:id="461" w:name="_Toc12236"/>
      <w:bookmarkStart w:id="462" w:name="_Toc6208"/>
      <w:r w:rsidRPr="00203BB4">
        <w:rPr>
          <w:rFonts w:cs="Times New Roman"/>
          <w:sz w:val="26"/>
        </w:rPr>
        <w:t>Danh sách các yêu cầu tiện dụng</w:t>
      </w:r>
      <w:bookmarkEnd w:id="458"/>
      <w:bookmarkEnd w:id="459"/>
      <w:bookmarkEnd w:id="460"/>
      <w:bookmarkEnd w:id="461"/>
      <w:bookmarkEnd w:id="462"/>
    </w:p>
    <w:tbl>
      <w:tblPr>
        <w:tblW w:w="100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2928"/>
        <w:gridCol w:w="2160"/>
        <w:gridCol w:w="2250"/>
        <w:gridCol w:w="207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28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Nghiệp vụ</w:t>
            </w:r>
          </w:p>
        </w:tc>
        <w:tc>
          <w:tcPr>
            <w:tcW w:w="216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 xml:space="preserve">Mức độ </w:t>
            </w:r>
            <w:r w:rsidRPr="00203BB4">
              <w:rPr>
                <w:rFonts w:ascii="Times New Roman" w:hAnsi="Times New Roman" w:cs="Times New Roman"/>
                <w:sz w:val="26"/>
                <w:szCs w:val="26"/>
              </w:rPr>
              <w:br/>
              <w:t>dễ học</w:t>
            </w:r>
          </w:p>
        </w:tc>
        <w:tc>
          <w:tcPr>
            <w:tcW w:w="225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Mức độ dễ sử dụng</w:t>
            </w:r>
          </w:p>
        </w:tc>
        <w:tc>
          <w:tcPr>
            <w:tcW w:w="207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92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hồ sơ đại lý</w:t>
            </w:r>
          </w:p>
        </w:tc>
        <w:tc>
          <w:tcPr>
            <w:tcW w:w="216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Không cần hướng dẫn</w:t>
            </w:r>
          </w:p>
        </w:tc>
        <w:tc>
          <w:tcPr>
            <w:tcW w:w="225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92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phiếu xuất</w:t>
            </w:r>
          </w:p>
        </w:tc>
        <w:tc>
          <w:tcPr>
            <w:tcW w:w="2160" w:type="dxa"/>
            <w:vAlign w:val="center"/>
          </w:tcPr>
          <w:p w:rsidR="000675D2" w:rsidRPr="00203BB4" w:rsidRDefault="00203BB4">
            <w:pPr>
              <w:pStyle w:val="Table"/>
              <w:jc w:val="left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Hướng dẫn người dùng sử dụng</w:t>
            </w:r>
          </w:p>
        </w:tc>
        <w:tc>
          <w:tcPr>
            <w:tcW w:w="225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292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Tra cứu đại lý</w:t>
            </w:r>
          </w:p>
        </w:tc>
        <w:tc>
          <w:tcPr>
            <w:tcW w:w="216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Không cần hướng dẫn</w:t>
            </w:r>
          </w:p>
        </w:tc>
        <w:tc>
          <w:tcPr>
            <w:tcW w:w="225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292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phiếu thu tiền</w:t>
            </w:r>
          </w:p>
        </w:tc>
        <w:tc>
          <w:tcPr>
            <w:tcW w:w="216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5 phút hướng dẫn</w:t>
            </w:r>
          </w:p>
        </w:tc>
        <w:tc>
          <w:tcPr>
            <w:tcW w:w="225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5</w:t>
            </w:r>
          </w:p>
        </w:tc>
        <w:tc>
          <w:tcPr>
            <w:tcW w:w="292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báo cáo tháng</w:t>
            </w:r>
          </w:p>
        </w:tc>
        <w:tc>
          <w:tcPr>
            <w:tcW w:w="2160" w:type="dxa"/>
            <w:vAlign w:val="center"/>
          </w:tcPr>
          <w:p w:rsidR="000675D2" w:rsidRPr="00203BB4" w:rsidRDefault="0003139F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 phút hướng dẫn</w:t>
            </w:r>
          </w:p>
        </w:tc>
        <w:tc>
          <w:tcPr>
            <w:tcW w:w="225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07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327425" w:rsidRDefault="00203BB4">
      <w:pPr>
        <w:pStyle w:val="Heading3"/>
        <w:numPr>
          <w:ilvl w:val="2"/>
          <w:numId w:val="0"/>
        </w:numPr>
        <w:tabs>
          <w:tab w:val="clear" w:pos="720"/>
        </w:tabs>
        <w:rPr>
          <w:ins w:id="463" w:author="User" w:date="2018-07-01T11:17:00Z"/>
          <w:rFonts w:cs="Times New Roman"/>
          <w:sz w:val="26"/>
        </w:rPr>
      </w:pPr>
      <w:bookmarkStart w:id="464" w:name="_Toc263403142"/>
      <w:bookmarkStart w:id="465" w:name="_Toc518206724"/>
      <w:ins w:id="466" w:author="User" w:date="2018-07-01T11:17:00Z">
        <w:r>
          <w:rPr>
            <w:rFonts w:cs="Times New Roman"/>
            <w:sz w:val="26"/>
          </w:rPr>
          <w:br w:type="page"/>
        </w:r>
      </w:ins>
    </w:p>
    <w:p w:rsidR="00327425" w:rsidRDefault="00327425">
      <w:pPr>
        <w:rPr>
          <w:ins w:id="467" w:author="User" w:date="2018-07-01T11:17:00Z"/>
        </w:rPr>
      </w:pP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468" w:name="_Toc17417"/>
      <w:bookmarkStart w:id="469" w:name="_Toc18599"/>
      <w:bookmarkStart w:id="470" w:name="_Toc5025"/>
      <w:r w:rsidRPr="00203BB4">
        <w:rPr>
          <w:rFonts w:cs="Times New Roman"/>
          <w:sz w:val="26"/>
        </w:rPr>
        <w:t>Bảng trách nhiệm yêu cầu tiện dụng</w:t>
      </w:r>
      <w:bookmarkEnd w:id="464"/>
      <w:bookmarkEnd w:id="465"/>
      <w:bookmarkEnd w:id="468"/>
      <w:bookmarkEnd w:id="469"/>
      <w:bookmarkEnd w:id="470"/>
    </w:p>
    <w:tbl>
      <w:tblPr>
        <w:tblW w:w="99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2478"/>
        <w:gridCol w:w="2520"/>
        <w:gridCol w:w="2790"/>
        <w:gridCol w:w="153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78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Nghiệp vụ</w:t>
            </w:r>
          </w:p>
        </w:tc>
        <w:tc>
          <w:tcPr>
            <w:tcW w:w="252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Người dung</w:t>
            </w:r>
          </w:p>
        </w:tc>
        <w:tc>
          <w:tcPr>
            <w:tcW w:w="279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Phần Mềm</w:t>
            </w:r>
          </w:p>
        </w:tc>
        <w:tc>
          <w:tcPr>
            <w:tcW w:w="153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47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hồ sơ đại lý</w:t>
            </w:r>
          </w:p>
        </w:tc>
        <w:tc>
          <w:tcPr>
            <w:tcW w:w="252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79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Thực hiện đúng theo yêu cầu</w:t>
            </w:r>
          </w:p>
        </w:tc>
        <w:tc>
          <w:tcPr>
            <w:tcW w:w="153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47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phiếu xuất</w:t>
            </w:r>
          </w:p>
        </w:tc>
        <w:tc>
          <w:tcPr>
            <w:tcW w:w="25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Đọc tài liệu hướng dẫn sử dụng</w:t>
            </w:r>
          </w:p>
        </w:tc>
        <w:tc>
          <w:tcPr>
            <w:tcW w:w="279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Thực hiện đúng theo yêu cầu</w:t>
            </w:r>
          </w:p>
        </w:tc>
        <w:tc>
          <w:tcPr>
            <w:tcW w:w="153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247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Tra cứu đại lý</w:t>
            </w:r>
          </w:p>
        </w:tc>
        <w:tc>
          <w:tcPr>
            <w:tcW w:w="252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279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Thực hiện đúng theo yêu cầu</w:t>
            </w:r>
          </w:p>
        </w:tc>
        <w:tc>
          <w:tcPr>
            <w:tcW w:w="153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247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phiếu thu tiền</w:t>
            </w:r>
          </w:p>
        </w:tc>
        <w:tc>
          <w:tcPr>
            <w:tcW w:w="25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Đọc tài liệu hướng dẫn sử dụng</w:t>
            </w:r>
          </w:p>
        </w:tc>
        <w:tc>
          <w:tcPr>
            <w:tcW w:w="279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Thực hiện đúng theo yêu cầu</w:t>
            </w:r>
          </w:p>
        </w:tc>
        <w:tc>
          <w:tcPr>
            <w:tcW w:w="153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5</w:t>
            </w:r>
          </w:p>
        </w:tc>
        <w:tc>
          <w:tcPr>
            <w:tcW w:w="247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Lập báo cáo tháng</w:t>
            </w:r>
          </w:p>
        </w:tc>
        <w:tc>
          <w:tcPr>
            <w:tcW w:w="25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Đọc tài liệu hướng dẫn sử dụng</w:t>
            </w:r>
          </w:p>
        </w:tc>
        <w:tc>
          <w:tcPr>
            <w:tcW w:w="279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Thực hiện đúng theo yêu cầu</w:t>
            </w:r>
          </w:p>
        </w:tc>
        <w:tc>
          <w:tcPr>
            <w:tcW w:w="153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Heading2"/>
        <w:rPr>
          <w:sz w:val="26"/>
          <w:szCs w:val="26"/>
        </w:rPr>
      </w:pPr>
      <w:bookmarkStart w:id="471" w:name="_Toc263403143"/>
      <w:bookmarkStart w:id="472" w:name="_Toc518206725"/>
      <w:bookmarkStart w:id="473" w:name="_Toc8131"/>
      <w:bookmarkStart w:id="474" w:name="_Toc30461"/>
      <w:bookmarkStart w:id="475" w:name="_Toc14129"/>
      <w:r w:rsidRPr="00203BB4">
        <w:rPr>
          <w:sz w:val="26"/>
          <w:szCs w:val="26"/>
        </w:rPr>
        <w:t>YÊU CẦU TƯƠNG THÍCH</w:t>
      </w:r>
      <w:bookmarkEnd w:id="471"/>
      <w:bookmarkEnd w:id="472"/>
      <w:bookmarkEnd w:id="473"/>
      <w:bookmarkEnd w:id="474"/>
      <w:bookmarkEnd w:id="475"/>
      <w:r w:rsidRPr="00203BB4">
        <w:rPr>
          <w:sz w:val="26"/>
          <w:szCs w:val="26"/>
        </w:rPr>
        <w:t xml:space="preserve"> </w:t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476" w:name="_Toc263403144"/>
      <w:bookmarkStart w:id="477" w:name="_Toc518206726"/>
      <w:bookmarkStart w:id="478" w:name="_Toc871"/>
      <w:bookmarkStart w:id="479" w:name="_Toc17204"/>
      <w:bookmarkStart w:id="480" w:name="_Toc5335"/>
      <w:r w:rsidRPr="00203BB4">
        <w:rPr>
          <w:rFonts w:cs="Times New Roman"/>
          <w:sz w:val="26"/>
        </w:rPr>
        <w:t>Danh sách các yêu cầu tương thích</w:t>
      </w:r>
      <w:bookmarkEnd w:id="476"/>
      <w:bookmarkEnd w:id="477"/>
      <w:bookmarkEnd w:id="478"/>
      <w:bookmarkEnd w:id="479"/>
      <w:bookmarkEnd w:id="480"/>
    </w:p>
    <w:tbl>
      <w:tblPr>
        <w:tblW w:w="96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5"/>
        <w:gridCol w:w="3240"/>
        <w:gridCol w:w="2790"/>
        <w:gridCol w:w="2946"/>
      </w:tblGrid>
      <w:tr w:rsidR="000675D2" w:rsidRPr="00203BB4">
        <w:trPr>
          <w:jc w:val="center"/>
        </w:trPr>
        <w:tc>
          <w:tcPr>
            <w:tcW w:w="625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4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Nghiệp vụ</w:t>
            </w:r>
          </w:p>
        </w:tc>
        <w:tc>
          <w:tcPr>
            <w:tcW w:w="2790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Đối tượng liên quan</w:t>
            </w:r>
          </w:p>
        </w:tc>
        <w:tc>
          <w:tcPr>
            <w:tcW w:w="2946" w:type="dxa"/>
            <w:shd w:val="clear" w:color="auto" w:fill="C0C0C0"/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675D2" w:rsidRPr="00203BB4">
        <w:trPr>
          <w:jc w:val="center"/>
        </w:trPr>
        <w:tc>
          <w:tcPr>
            <w:tcW w:w="625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324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Nhận thông tin đại lý</w:t>
            </w:r>
          </w:p>
        </w:tc>
        <w:tc>
          <w:tcPr>
            <w:tcW w:w="279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Từ </w:t>
            </w:r>
            <w:ins w:id="481" w:author="User" w:date="2018-07-01T11:17:00Z">
              <w:r>
                <w:rPr>
                  <w:sz w:val="26"/>
                  <w:szCs w:val="26"/>
                </w:rPr>
                <w:t>SQL server</w:t>
              </w:r>
            </w:ins>
            <w:del w:id="482" w:author="User" w:date="2018-07-01T11:17:00Z">
              <w:r w:rsidRPr="00203BB4">
                <w:rPr>
                  <w:sz w:val="26"/>
                  <w:szCs w:val="26"/>
                </w:rPr>
                <w:delText>MySQL</w:delText>
              </w:r>
            </w:del>
          </w:p>
        </w:tc>
        <w:tc>
          <w:tcPr>
            <w:tcW w:w="2946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Độc lập phiên bản</w:t>
            </w:r>
          </w:p>
        </w:tc>
      </w:tr>
      <w:tr w:rsidR="000675D2" w:rsidRPr="00203BB4">
        <w:trPr>
          <w:jc w:val="center"/>
        </w:trPr>
        <w:tc>
          <w:tcPr>
            <w:tcW w:w="625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324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ins w:id="483" w:author="User" w:date="2018-07-01T11:17:00Z">
              <w:r>
                <w:rPr>
                  <w:sz w:val="26"/>
                  <w:szCs w:val="26"/>
                </w:rPr>
                <w:t>Xuất danh sách đại lý</w:t>
              </w:r>
            </w:ins>
          </w:p>
        </w:tc>
        <w:tc>
          <w:tcPr>
            <w:tcW w:w="279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ins w:id="484" w:author="User" w:date="2018-07-01T11:17:00Z">
              <w:r>
                <w:rPr>
                  <w:sz w:val="26"/>
                  <w:szCs w:val="26"/>
                </w:rPr>
                <w:t>Đến sql server</w:t>
              </w:r>
            </w:ins>
          </w:p>
        </w:tc>
        <w:tc>
          <w:tcPr>
            <w:tcW w:w="2946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Độc lập phiên bản</w:t>
            </w:r>
          </w:p>
        </w:tc>
      </w:tr>
    </w:tbl>
    <w:p w:rsidR="000675D2" w:rsidRPr="00203BB4" w:rsidRDefault="00203BB4">
      <w:pPr>
        <w:pStyle w:val="Heading2"/>
        <w:rPr>
          <w:sz w:val="26"/>
          <w:szCs w:val="26"/>
        </w:rPr>
      </w:pPr>
      <w:bookmarkStart w:id="485" w:name="_Toc263403149"/>
      <w:bookmarkStart w:id="486" w:name="_Toc518206728"/>
      <w:bookmarkStart w:id="487" w:name="_Toc9740"/>
      <w:bookmarkStart w:id="488" w:name="_Toc5969"/>
      <w:bookmarkStart w:id="489" w:name="_Toc9782"/>
      <w:r w:rsidRPr="00203BB4">
        <w:rPr>
          <w:sz w:val="26"/>
          <w:szCs w:val="26"/>
        </w:rPr>
        <w:t>YÊU CẦU AN TOÀN</w:t>
      </w:r>
      <w:bookmarkEnd w:id="485"/>
      <w:bookmarkEnd w:id="486"/>
      <w:bookmarkEnd w:id="487"/>
      <w:bookmarkEnd w:id="488"/>
      <w:bookmarkEnd w:id="489"/>
      <w:r w:rsidRPr="00203BB4">
        <w:rPr>
          <w:sz w:val="26"/>
          <w:szCs w:val="26"/>
        </w:rPr>
        <w:t xml:space="preserve"> </w:t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490" w:name="_Toc263403150"/>
      <w:bookmarkStart w:id="491" w:name="_Toc518206729"/>
      <w:bookmarkStart w:id="492" w:name="_Toc21371"/>
      <w:bookmarkStart w:id="493" w:name="_Toc15025"/>
      <w:bookmarkStart w:id="494" w:name="_Toc27116"/>
      <w:r w:rsidRPr="00203BB4">
        <w:rPr>
          <w:rFonts w:cs="Times New Roman"/>
          <w:sz w:val="26"/>
        </w:rPr>
        <w:t>Danh sách các yêu cầu an toàn</w:t>
      </w:r>
      <w:bookmarkEnd w:id="490"/>
      <w:bookmarkEnd w:id="491"/>
      <w:bookmarkEnd w:id="492"/>
      <w:bookmarkEnd w:id="493"/>
      <w:bookmarkEnd w:id="494"/>
    </w:p>
    <w:tbl>
      <w:tblPr>
        <w:tblW w:w="87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1"/>
        <w:gridCol w:w="2086"/>
        <w:gridCol w:w="4268"/>
        <w:gridCol w:w="1644"/>
      </w:tblGrid>
      <w:tr w:rsidR="000675D2" w:rsidRPr="00203BB4">
        <w:trPr>
          <w:jc w:val="center"/>
        </w:trPr>
        <w:tc>
          <w:tcPr>
            <w:tcW w:w="731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86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Nghiệp vụ</w:t>
            </w:r>
          </w:p>
        </w:tc>
        <w:tc>
          <w:tcPr>
            <w:tcW w:w="4268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Đối tượng</w:t>
            </w:r>
          </w:p>
        </w:tc>
        <w:tc>
          <w:tcPr>
            <w:tcW w:w="1644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675D2" w:rsidRPr="00203BB4">
        <w:trPr>
          <w:jc w:val="center"/>
        </w:trPr>
        <w:tc>
          <w:tcPr>
            <w:tcW w:w="731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086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Phục hồi</w:t>
            </w:r>
          </w:p>
        </w:tc>
        <w:tc>
          <w:tcPr>
            <w:tcW w:w="4268" w:type="dxa"/>
            <w:vAlign w:val="center"/>
          </w:tcPr>
          <w:p w:rsidR="000675D2" w:rsidRPr="00203BB4" w:rsidRDefault="008103A5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Phục hồi dữ liệu</w:t>
            </w:r>
          </w:p>
        </w:tc>
        <w:tc>
          <w:tcPr>
            <w:tcW w:w="1644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rPr>
          <w:jc w:val="center"/>
        </w:trPr>
        <w:tc>
          <w:tcPr>
            <w:tcW w:w="731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086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Hủy thật sự</w:t>
            </w:r>
          </w:p>
        </w:tc>
        <w:tc>
          <w:tcPr>
            <w:tcW w:w="4268" w:type="dxa"/>
            <w:vAlign w:val="center"/>
          </w:tcPr>
          <w:p w:rsidR="000675D2" w:rsidRPr="00203BB4" w:rsidRDefault="008103A5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Hủy thao tác tạo</w:t>
            </w:r>
          </w:p>
        </w:tc>
        <w:tc>
          <w:tcPr>
            <w:tcW w:w="1644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rPr>
          <w:jc w:val="center"/>
        </w:trPr>
        <w:tc>
          <w:tcPr>
            <w:tcW w:w="731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2086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Không cho phép xóa </w:t>
            </w:r>
          </w:p>
        </w:tc>
        <w:tc>
          <w:tcPr>
            <w:tcW w:w="4268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Không cho phép xóa quận khi đã có đại lý </w:t>
            </w:r>
          </w:p>
        </w:tc>
        <w:tc>
          <w:tcPr>
            <w:tcW w:w="1644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495" w:name="_Toc263403151"/>
      <w:bookmarkStart w:id="496" w:name="_Toc518206730"/>
      <w:bookmarkStart w:id="497" w:name="_Toc21307"/>
      <w:bookmarkStart w:id="498" w:name="_Toc23882"/>
      <w:bookmarkStart w:id="499" w:name="_Toc29565"/>
      <w:r w:rsidRPr="00203BB4">
        <w:rPr>
          <w:rFonts w:cs="Times New Roman"/>
          <w:sz w:val="26"/>
        </w:rPr>
        <w:lastRenderedPageBreak/>
        <w:t>Bảng trách nhiệm yêu cầu an toàn</w:t>
      </w:r>
      <w:bookmarkEnd w:id="495"/>
      <w:bookmarkEnd w:id="496"/>
      <w:bookmarkEnd w:id="497"/>
      <w:bookmarkEnd w:id="498"/>
      <w:bookmarkEnd w:id="499"/>
    </w:p>
    <w:tbl>
      <w:tblPr>
        <w:tblW w:w="93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1980"/>
        <w:gridCol w:w="3150"/>
        <w:gridCol w:w="2492"/>
        <w:gridCol w:w="1000"/>
      </w:tblGrid>
      <w:tr w:rsidR="000675D2" w:rsidRPr="00203BB4" w:rsidTr="008103A5">
        <w:trPr>
          <w:jc w:val="center"/>
        </w:trPr>
        <w:tc>
          <w:tcPr>
            <w:tcW w:w="715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8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Nghiệp vụ</w:t>
            </w:r>
          </w:p>
        </w:tc>
        <w:tc>
          <w:tcPr>
            <w:tcW w:w="315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2492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675D2" w:rsidRPr="00203BB4" w:rsidTr="008103A5">
        <w:trPr>
          <w:jc w:val="center"/>
        </w:trPr>
        <w:tc>
          <w:tcPr>
            <w:tcW w:w="715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98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Phục hồi</w:t>
            </w:r>
          </w:p>
        </w:tc>
        <w:tc>
          <w:tcPr>
            <w:tcW w:w="3150" w:type="dxa"/>
            <w:vAlign w:val="center"/>
          </w:tcPr>
          <w:p w:rsidR="000675D2" w:rsidRPr="00203BB4" w:rsidRDefault="008103A5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Chỉ ra dữ liệu cần phục hồi</w:t>
            </w:r>
          </w:p>
        </w:tc>
        <w:tc>
          <w:tcPr>
            <w:tcW w:w="2492" w:type="dxa"/>
            <w:vAlign w:val="center"/>
          </w:tcPr>
          <w:p w:rsidR="000675D2" w:rsidRPr="00203BB4" w:rsidRDefault="008103A5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Thực hiện đúng yêu cầu</w:t>
            </w:r>
          </w:p>
        </w:tc>
        <w:tc>
          <w:tcPr>
            <w:tcW w:w="100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 w:rsidTr="008103A5">
        <w:trPr>
          <w:jc w:val="center"/>
        </w:trPr>
        <w:tc>
          <w:tcPr>
            <w:tcW w:w="715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98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Hủy thật sự</w:t>
            </w:r>
          </w:p>
        </w:tc>
        <w:tc>
          <w:tcPr>
            <w:tcW w:w="3150" w:type="dxa"/>
            <w:vAlign w:val="center"/>
          </w:tcPr>
          <w:p w:rsidR="000675D2" w:rsidRPr="00203BB4" w:rsidRDefault="008103A5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Hủy thao tác</w:t>
            </w:r>
          </w:p>
        </w:tc>
        <w:tc>
          <w:tcPr>
            <w:tcW w:w="2492" w:type="dxa"/>
            <w:vAlign w:val="center"/>
          </w:tcPr>
          <w:p w:rsidR="000675D2" w:rsidRPr="00203BB4" w:rsidRDefault="008103A5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Thực hiện đúng yêu cầu</w:t>
            </w:r>
          </w:p>
        </w:tc>
        <w:tc>
          <w:tcPr>
            <w:tcW w:w="100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 w:rsidTr="008103A5">
        <w:trPr>
          <w:jc w:val="center"/>
        </w:trPr>
        <w:tc>
          <w:tcPr>
            <w:tcW w:w="715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198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Không cho phép xóa</w:t>
            </w:r>
          </w:p>
        </w:tc>
        <w:tc>
          <w:tcPr>
            <w:tcW w:w="3150" w:type="dxa"/>
            <w:vAlign w:val="center"/>
          </w:tcPr>
          <w:p w:rsidR="000675D2" w:rsidRPr="00203BB4" w:rsidRDefault="008103A5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Nhận thông báo từ hệ thống</w:t>
            </w:r>
          </w:p>
        </w:tc>
        <w:tc>
          <w:tcPr>
            <w:tcW w:w="2492" w:type="dxa"/>
            <w:vAlign w:val="center"/>
          </w:tcPr>
          <w:p w:rsidR="000675D2" w:rsidRPr="00203BB4" w:rsidRDefault="008103A5">
            <w:pPr>
              <w:pStyle w:val="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Đưa ra thông báo lỗi</w:t>
            </w:r>
          </w:p>
        </w:tc>
        <w:tc>
          <w:tcPr>
            <w:tcW w:w="100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8103A5">
      <w:pPr>
        <w:pStyle w:val="Heading2"/>
        <w:rPr>
          <w:sz w:val="26"/>
          <w:szCs w:val="26"/>
        </w:rPr>
      </w:pPr>
      <w:bookmarkStart w:id="500" w:name="_Toc263403152"/>
      <w:bookmarkStart w:id="501" w:name="_Toc518206731"/>
      <w:bookmarkStart w:id="502" w:name="_Toc10244"/>
      <w:bookmarkStart w:id="503" w:name="_Toc30853"/>
      <w:bookmarkStart w:id="504" w:name="_Toc9056"/>
      <w:r>
        <w:rPr>
          <w:sz w:val="26"/>
          <w:szCs w:val="26"/>
        </w:rPr>
        <w:t xml:space="preserve">YÊU CẦU </w:t>
      </w:r>
      <w:r w:rsidR="00203BB4" w:rsidRPr="00203BB4">
        <w:rPr>
          <w:sz w:val="26"/>
          <w:szCs w:val="26"/>
        </w:rPr>
        <w:t>CÔNG NGHỆ</w:t>
      </w:r>
      <w:bookmarkEnd w:id="500"/>
      <w:bookmarkEnd w:id="501"/>
      <w:bookmarkEnd w:id="502"/>
      <w:bookmarkEnd w:id="503"/>
      <w:bookmarkEnd w:id="504"/>
      <w:r w:rsidR="00203BB4" w:rsidRPr="00203BB4">
        <w:rPr>
          <w:sz w:val="26"/>
          <w:szCs w:val="26"/>
        </w:rPr>
        <w:t xml:space="preserve">  </w:t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505" w:name="_Toc263403153"/>
      <w:bookmarkStart w:id="506" w:name="_Toc518206732"/>
      <w:bookmarkStart w:id="507" w:name="_Toc10497"/>
      <w:bookmarkStart w:id="508" w:name="_Toc25136"/>
      <w:bookmarkStart w:id="509" w:name="_Toc3553"/>
      <w:r w:rsidRPr="00203BB4">
        <w:rPr>
          <w:rFonts w:cs="Times New Roman"/>
          <w:sz w:val="26"/>
        </w:rPr>
        <w:t>Danh sách các yêu cầu công nghệ</w:t>
      </w:r>
      <w:bookmarkEnd w:id="505"/>
      <w:bookmarkEnd w:id="506"/>
      <w:bookmarkEnd w:id="507"/>
      <w:bookmarkEnd w:id="508"/>
      <w:bookmarkEnd w:id="509"/>
    </w:p>
    <w:tbl>
      <w:tblPr>
        <w:tblW w:w="82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3"/>
        <w:gridCol w:w="2196"/>
        <w:gridCol w:w="2754"/>
        <w:gridCol w:w="2773"/>
      </w:tblGrid>
      <w:tr w:rsidR="000675D2" w:rsidRPr="00203BB4">
        <w:trPr>
          <w:jc w:val="center"/>
        </w:trPr>
        <w:tc>
          <w:tcPr>
            <w:tcW w:w="563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96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Yêu cầu</w:t>
            </w:r>
          </w:p>
        </w:tc>
        <w:tc>
          <w:tcPr>
            <w:tcW w:w="2754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Mô tả chi tiết</w:t>
            </w:r>
          </w:p>
        </w:tc>
        <w:tc>
          <w:tcPr>
            <w:tcW w:w="2773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675D2" w:rsidRPr="00203BB4">
        <w:trPr>
          <w:jc w:val="center"/>
        </w:trPr>
        <w:tc>
          <w:tcPr>
            <w:tcW w:w="563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196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Dễ sửa lỗi</w:t>
            </w:r>
          </w:p>
        </w:tc>
        <w:tc>
          <w:tcPr>
            <w:tcW w:w="2754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Dễ debug </w:t>
            </w:r>
          </w:p>
        </w:tc>
        <w:tc>
          <w:tcPr>
            <w:tcW w:w="2773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Khi sữa một chức năng không ảnh hưởng đến chức năng khác</w:t>
            </w:r>
          </w:p>
        </w:tc>
      </w:tr>
      <w:tr w:rsidR="000675D2" w:rsidRPr="00203BB4">
        <w:trPr>
          <w:jc w:val="center"/>
        </w:trPr>
        <w:tc>
          <w:tcPr>
            <w:tcW w:w="563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196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Dễ bảo trì</w:t>
            </w:r>
          </w:p>
        </w:tc>
        <w:tc>
          <w:tcPr>
            <w:tcW w:w="2754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Dễ dàng thêm chức năng mới</w:t>
            </w:r>
          </w:p>
        </w:tc>
        <w:tc>
          <w:tcPr>
            <w:tcW w:w="2773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Không ảnh hưởng đến chức năng khác</w:t>
            </w:r>
          </w:p>
        </w:tc>
      </w:tr>
      <w:tr w:rsidR="000675D2" w:rsidRPr="00203BB4">
        <w:trPr>
          <w:jc w:val="center"/>
        </w:trPr>
        <w:tc>
          <w:tcPr>
            <w:tcW w:w="563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2196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Tái sử dụng</w:t>
            </w:r>
          </w:p>
        </w:tc>
        <w:tc>
          <w:tcPr>
            <w:tcW w:w="2754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Mở rộng phạm quy quản lý dễ dàng</w:t>
            </w:r>
          </w:p>
        </w:tc>
        <w:tc>
          <w:tcPr>
            <w:tcW w:w="2773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Cùng với các yêu cầu</w:t>
            </w:r>
          </w:p>
        </w:tc>
      </w:tr>
      <w:tr w:rsidR="000675D2" w:rsidRPr="00203BB4">
        <w:trPr>
          <w:jc w:val="center"/>
        </w:trPr>
        <w:tc>
          <w:tcPr>
            <w:tcW w:w="563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2196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Dễ mang chuyển</w:t>
            </w:r>
          </w:p>
        </w:tc>
        <w:tc>
          <w:tcPr>
            <w:tcW w:w="2754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Dễ đổi sang hệ quản trị cơ sở dữ liệu</w:t>
            </w:r>
          </w:p>
        </w:tc>
        <w:tc>
          <w:tcPr>
            <w:tcW w:w="2773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Cùng với các yêu cầu</w:t>
            </w:r>
          </w:p>
        </w:tc>
      </w:tr>
    </w:tbl>
    <w:p w:rsidR="000675D2" w:rsidRPr="00203BB4" w:rsidRDefault="000675D2">
      <w:pPr>
        <w:rPr>
          <w:rFonts w:ascii="Times New Roman" w:eastAsia="Times New Roman" w:hAnsi="Times New Roman" w:cs="Times New Roman"/>
          <w:b/>
          <w:caps/>
          <w:sz w:val="26"/>
          <w:szCs w:val="26"/>
        </w:rPr>
      </w:pPr>
    </w:p>
    <w:p w:rsidR="000675D2" w:rsidRPr="00203BB4" w:rsidRDefault="00203BB4">
      <w:pPr>
        <w:pStyle w:val="Heading1"/>
        <w:tabs>
          <w:tab w:val="clear" w:pos="1800"/>
          <w:tab w:val="left" w:pos="1260"/>
        </w:tabs>
        <w:jc w:val="center"/>
        <w:rPr>
          <w:sz w:val="26"/>
          <w:rPrChange w:id="510" w:author="User" w:date="2018-07-01T11:17:00Z">
            <w:rPr/>
          </w:rPrChange>
        </w:rPr>
        <w:pPrChange w:id="511" w:author="User" w:date="2018-07-01T11:17:00Z">
          <w:pPr>
            <w:pStyle w:val="Heading1"/>
            <w:jc w:val="left"/>
          </w:pPr>
        </w:pPrChange>
      </w:pPr>
      <w:bookmarkStart w:id="512" w:name="_Toc518206733"/>
      <w:bookmarkStart w:id="513" w:name="_Toc30130"/>
      <w:bookmarkStart w:id="514" w:name="_Toc26058"/>
      <w:bookmarkStart w:id="515" w:name="_Toc15"/>
      <w:r w:rsidRPr="00203BB4">
        <w:rPr>
          <w:sz w:val="26"/>
          <w:rPrChange w:id="516" w:author="User" w:date="2018-07-01T11:17:00Z">
            <w:rPr/>
          </w:rPrChange>
        </w:rPr>
        <w:t>MÔ HÌNH HÓA</w:t>
      </w:r>
      <w:bookmarkEnd w:id="512"/>
      <w:bookmarkEnd w:id="513"/>
      <w:bookmarkEnd w:id="514"/>
      <w:bookmarkEnd w:id="515"/>
    </w:p>
    <w:p w:rsidR="000675D2" w:rsidRPr="00203BB4" w:rsidRDefault="00203BB4">
      <w:pPr>
        <w:pStyle w:val="Heading2"/>
        <w:rPr>
          <w:sz w:val="26"/>
          <w:rPrChange w:id="517" w:author="User" w:date="2018-07-01T11:17:00Z">
            <w:rPr/>
          </w:rPrChange>
        </w:rPr>
      </w:pPr>
      <w:bookmarkStart w:id="518" w:name="_Toc518206734"/>
      <w:r w:rsidRPr="00203BB4">
        <w:rPr>
          <w:sz w:val="26"/>
          <w:rPrChange w:id="519" w:author="User" w:date="2018-07-01T11:17:00Z">
            <w:rPr/>
          </w:rPrChange>
        </w:rPr>
        <w:t>SƠ ĐỒ LUỒNG DỮ LIỆU CHO YÊU CẦU TIẾP NHẬN ĐẠI LÝ</w:t>
      </w:r>
      <w:bookmarkEnd w:id="518"/>
      <w:r w:rsidRPr="00203BB4">
        <w:rPr>
          <w:sz w:val="26"/>
          <w:rPrChange w:id="520" w:author="User" w:date="2018-07-01T11:17:00Z">
            <w:rPr/>
          </w:rPrChange>
        </w:rPr>
        <w:t xml:space="preserve"> </w:t>
      </w:r>
      <w:bookmarkEnd w:id="4"/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Biểu mẫu</w:t>
      </w:r>
    </w:p>
    <w:tbl>
      <w:tblPr>
        <w:tblW w:w="683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2"/>
        <w:gridCol w:w="2508"/>
        <w:gridCol w:w="3320"/>
      </w:tblGrid>
      <w:tr w:rsidR="000675D2" w:rsidRPr="00203BB4">
        <w:tc>
          <w:tcPr>
            <w:tcW w:w="1002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bookmarkStart w:id="521" w:name="_Hlk515624897"/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BM1:</w:t>
            </w:r>
          </w:p>
        </w:tc>
        <w:tc>
          <w:tcPr>
            <w:tcW w:w="5828" w:type="dxa"/>
            <w:gridSpan w:val="2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Hồ sơ đại lý</w:t>
            </w:r>
          </w:p>
        </w:tc>
      </w:tr>
      <w:tr w:rsidR="000675D2" w:rsidRPr="00203BB4">
        <w:tc>
          <w:tcPr>
            <w:tcW w:w="3510" w:type="dxa"/>
            <w:gridSpan w:val="2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Tên: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320" w:type="dxa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Loại đại lý: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c>
          <w:tcPr>
            <w:tcW w:w="3510" w:type="dxa"/>
            <w:gridSpan w:val="2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lastRenderedPageBreak/>
              <w:t>Quận: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320" w:type="dxa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Địa chỉ: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c>
          <w:tcPr>
            <w:tcW w:w="3510" w:type="dxa"/>
            <w:gridSpan w:val="2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Email: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320" w:type="dxa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Điện thoại: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c>
          <w:tcPr>
            <w:tcW w:w="3510" w:type="dxa"/>
            <w:gridSpan w:val="2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Ngày tiếp nhận: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320" w:type="dxa"/>
            <w:vAlign w:val="center"/>
          </w:tcPr>
          <w:p w:rsidR="000675D2" w:rsidRPr="00203BB4" w:rsidRDefault="000675D2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Quy định:</w:t>
      </w:r>
    </w:p>
    <w:p w:rsidR="000675D2" w:rsidRPr="00203BB4" w:rsidRDefault="00203BB4">
      <w:pPr>
        <w:pStyle w:val="Rule"/>
        <w:pBdr>
          <w:left w:val="single" w:sz="18" w:space="0" w:color="auto"/>
        </w:pBdr>
        <w:ind w:left="720"/>
        <w:rPr>
          <w:sz w:val="26"/>
          <w:szCs w:val="26"/>
          <w:u w:val="single"/>
        </w:rPr>
      </w:pPr>
      <w:r w:rsidRPr="00203BB4">
        <w:rPr>
          <w:sz w:val="26"/>
          <w:szCs w:val="26"/>
        </w:rPr>
        <w:t>QĐ1: Có 2 loại đại lý (1, 2). Có 20 quận. Trong mỗi quận có tối đa 4 đại lý.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446405</wp:posOffset>
                </wp:positionV>
                <wp:extent cx="5905500" cy="20193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686425" cy="1918970"/>
                                  <wp:effectExtent l="0" t="0" r="9525" b="508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6425" cy="1918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left:0;text-align:left;margin-left:7.5pt;margin-top:35.15pt;width:465pt;height:159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686425" cy="1918970"/>
                            <wp:effectExtent l="0" t="0" r="9525" b="508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86425" cy="1918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521"/>
      <w:r w:rsidRPr="00203BB4">
        <w:rPr>
          <w:rFonts w:ascii="Times New Roman" w:hAnsi="Times New Roman" w:cs="Times New Roman"/>
          <w:b/>
          <w:sz w:val="26"/>
          <w:szCs w:val="26"/>
        </w:rPr>
        <w:t>Hình vẽ: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kí hiệu:</w:t>
      </w:r>
    </w:p>
    <w:p w:rsidR="000675D2" w:rsidRPr="00203BB4" w:rsidRDefault="00203BB4">
      <w:pPr>
        <w:ind w:left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D1: Tên, Quận, Loại đại lý, ngày tiếp nhận, địa chỉ, email, điện thoại.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D2: Không có.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D3:  danh sách các loại đại lý, danh sách các quận, số lượng đại lý trong quận.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D4: D1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D5: D4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D6: không có.</w:t>
      </w:r>
    </w:p>
    <w:p w:rsidR="000675D2" w:rsidRPr="00203BB4" w:rsidRDefault="000675D2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Thuật toán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1: Nhận D1 từ người dùng.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Bước2: Kết nối dữ liệu.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Bước3: Đọc D3 từ bộ nhớ phụ.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Bước4: Kiểm tra “Quận” (D1) có thuộc “danh sách các loại Quận” (D3) không.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5: Kiểm tra quy định “số đại lý trong quận” (D3).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6: Kiểm tra “loại đại lý” (D1) có thuộc “danh sách các loại đại lý” (D3) không.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7: Nếu không thỏa tất cả quy định trên chuyển tới bước 11.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lastRenderedPageBreak/>
        <w:t>Bước 8: Lưu D4 xuống bộ nhớ phụ.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9: Xuất D5 ra máy in.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10: Đóng kết nối dữ liệu.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11: Kết thúc.</w:t>
      </w:r>
    </w:p>
    <w:p w:rsidR="000675D2" w:rsidRPr="00203BB4" w:rsidRDefault="00203BB4">
      <w:pPr>
        <w:pStyle w:val="Heading2"/>
        <w:rPr>
          <w:sz w:val="26"/>
          <w:rPrChange w:id="522" w:author="User" w:date="2018-07-01T11:17:00Z">
            <w:rPr/>
          </w:rPrChange>
        </w:rPr>
      </w:pPr>
      <w:bookmarkStart w:id="523" w:name="_Toc518206735"/>
      <w:r w:rsidRPr="00203BB4">
        <w:rPr>
          <w:sz w:val="26"/>
          <w:rPrChange w:id="524" w:author="User" w:date="2018-07-01T11:17:00Z">
            <w:rPr/>
          </w:rPrChange>
        </w:rPr>
        <w:t>SƠ ĐỒ LUỒNG DỮ LIỆU CHO YÊU CẦU LẬP PHIẾU XUẤT HÀNG</w:t>
      </w:r>
      <w:bookmarkEnd w:id="523"/>
      <w:r w:rsidRPr="00203BB4">
        <w:rPr>
          <w:sz w:val="26"/>
          <w:rPrChange w:id="525" w:author="User" w:date="2018-07-01T11:17:00Z">
            <w:rPr/>
          </w:rPrChange>
        </w:rPr>
        <w:t xml:space="preserve"> 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Biểu mẫu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1165"/>
        <w:gridCol w:w="1951"/>
        <w:gridCol w:w="1558"/>
        <w:gridCol w:w="1558"/>
        <w:gridCol w:w="1559"/>
        <w:gridCol w:w="1559"/>
      </w:tblGrid>
      <w:tr w:rsidR="000675D2" w:rsidRPr="00203BB4">
        <w:tc>
          <w:tcPr>
            <w:tcW w:w="1165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BM2:</w:t>
            </w:r>
          </w:p>
        </w:tc>
        <w:tc>
          <w:tcPr>
            <w:tcW w:w="8185" w:type="dxa"/>
            <w:gridSpan w:val="5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Phiếu xuất hàng</w:t>
            </w:r>
          </w:p>
        </w:tc>
      </w:tr>
      <w:tr w:rsidR="000675D2" w:rsidRPr="00203BB4">
        <w:tc>
          <w:tcPr>
            <w:tcW w:w="4674" w:type="dxa"/>
            <w:gridSpan w:val="3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Đại lý: ……………………………………………………………….</w:t>
            </w:r>
          </w:p>
        </w:tc>
        <w:tc>
          <w:tcPr>
            <w:tcW w:w="4676" w:type="dxa"/>
            <w:gridSpan w:val="3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Ngày lập phiếu: …………………………………………………</w:t>
            </w:r>
          </w:p>
        </w:tc>
      </w:tr>
      <w:tr w:rsidR="000675D2" w:rsidRPr="00203BB4">
        <w:tc>
          <w:tcPr>
            <w:tcW w:w="1165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51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Mặt hàng</w:t>
            </w:r>
          </w:p>
        </w:tc>
        <w:tc>
          <w:tcPr>
            <w:tcW w:w="1558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Đơn vị tính</w:t>
            </w:r>
          </w:p>
        </w:tc>
        <w:tc>
          <w:tcPr>
            <w:tcW w:w="1558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1559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Đơn giá</w:t>
            </w:r>
          </w:p>
        </w:tc>
        <w:tc>
          <w:tcPr>
            <w:tcW w:w="1559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Thành tiền</w:t>
            </w:r>
          </w:p>
        </w:tc>
      </w:tr>
      <w:tr w:rsidR="000675D2" w:rsidRPr="00203BB4">
        <w:tc>
          <w:tcPr>
            <w:tcW w:w="1165" w:type="dxa"/>
          </w:tcPr>
          <w:p w:rsidR="000675D2" w:rsidRPr="00203BB4" w:rsidRDefault="00203BB4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51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675D2" w:rsidRPr="00203BB4">
        <w:tc>
          <w:tcPr>
            <w:tcW w:w="1165" w:type="dxa"/>
          </w:tcPr>
          <w:p w:rsidR="000675D2" w:rsidRPr="00203BB4" w:rsidRDefault="00203BB4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51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0675D2" w:rsidRPr="00203BB4" w:rsidRDefault="000675D2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Quy định:</w:t>
      </w:r>
    </w:p>
    <w:p w:rsidR="000675D2" w:rsidRPr="00203BB4" w:rsidRDefault="00203BB4">
      <w:pPr>
        <w:pStyle w:val="Rule"/>
        <w:pBdr>
          <w:left w:val="single" w:sz="18" w:space="0" w:color="auto"/>
        </w:pBdr>
        <w:ind w:left="720"/>
        <w:rPr>
          <w:sz w:val="26"/>
          <w:szCs w:val="26"/>
          <w:u w:val="single"/>
        </w:rPr>
      </w:pPr>
      <w:r w:rsidRPr="00203BB4">
        <w:rPr>
          <w:sz w:val="26"/>
          <w:szCs w:val="26"/>
        </w:rPr>
        <w:t>QĐ2: Có 5 mặt hàng, 3 đơn vị tính. Đại lý loại 1 có tiền nợ tối đa 20.000, loại 2 tối đa 50.000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94615</wp:posOffset>
                </wp:positionH>
                <wp:positionV relativeFrom="paragraph">
                  <wp:posOffset>447675</wp:posOffset>
                </wp:positionV>
                <wp:extent cx="6429375" cy="2476500"/>
                <wp:effectExtent l="0" t="0" r="9525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143625" cy="2362200"/>
                                  <wp:effectExtent l="0" t="0" r="952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43625" cy="2362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left:0;text-align:left;margin-left:7.45pt;margin-top:35.25pt;width:506.25pt;height:1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143625" cy="2362200"/>
                            <wp:effectExtent l="0" t="0" r="952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43625" cy="2362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03BB4">
        <w:rPr>
          <w:rFonts w:ascii="Times New Roman" w:hAnsi="Times New Roman" w:cs="Times New Roman"/>
          <w:b/>
          <w:sz w:val="26"/>
          <w:szCs w:val="26"/>
        </w:rPr>
        <w:t>Hình vẽ: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kí hiệu:</w:t>
      </w:r>
    </w:p>
    <w:p w:rsidR="000675D2" w:rsidRPr="00203BB4" w:rsidRDefault="00203BB4">
      <w:pPr>
        <w:ind w:left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D1: Tên đại lý, Ngày lập phiếu, danh sách các đại lý cùng các thông tim liên quan: mặt hàng, đơn vị tính, số lượng, đơn giá, Thành tiền.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D2: Không có.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lastRenderedPageBreak/>
        <w:t>D3:  danh sách các loại mặt hàng, danh sách các đơn vi tính, tiền nợ tối đa từng loại đại lý.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D4: D1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D5: D4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D6: không có.</w:t>
      </w:r>
    </w:p>
    <w:p w:rsidR="000675D2" w:rsidRPr="00203BB4" w:rsidRDefault="000675D2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Thuật toán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1: Nhận D1 từ người dùng.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Bước2: Kết nối dữ liệu.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Bước3: Đọc D3 từ bộ nhớ phụ.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Bước4: Kiểm tra “Mặt hàng” (D1) có thuộc “danh sách các loại Mặt hàng” (D3) không.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5: Kiểm tra “Đơn vị tính” (D1) có thuộc “danh sách các loại đơn vị tính” (D3) không.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6: kiểm tra “nợ đại lý” có nhỏ hơn “nợ tối đa từng loại” (D3) không.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7: Nếu không thỏa tất cả quy định trên chuyển tới bước 11.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8: Lưu D4 xuống bộ nhớ phụ.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9: Xuất D5 ra máy in.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10: Đóng kết nối dữ liệu.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11: Kết thúc.</w:t>
      </w:r>
    </w:p>
    <w:p w:rsidR="000675D2" w:rsidRPr="00203BB4" w:rsidRDefault="00203BB4">
      <w:pPr>
        <w:pStyle w:val="Heading2"/>
        <w:rPr>
          <w:sz w:val="26"/>
          <w:rPrChange w:id="526" w:author="User" w:date="2018-07-01T11:17:00Z">
            <w:rPr/>
          </w:rPrChange>
        </w:rPr>
      </w:pPr>
      <w:bookmarkStart w:id="527" w:name="_Toc518206736"/>
      <w:r w:rsidRPr="00203BB4">
        <w:rPr>
          <w:sz w:val="26"/>
          <w:rPrChange w:id="528" w:author="User" w:date="2018-07-01T11:17:00Z">
            <w:rPr/>
          </w:rPrChange>
        </w:rPr>
        <w:t>SƠ ĐỒ LUỒNG DỮ LIỆU CHO YÊU CẦU LẬP PHIẾU XUẤT HÀNG</w:t>
      </w:r>
      <w:bookmarkEnd w:id="527"/>
      <w:r w:rsidRPr="00203BB4">
        <w:rPr>
          <w:sz w:val="26"/>
          <w:rPrChange w:id="529" w:author="User" w:date="2018-07-01T11:17:00Z">
            <w:rPr/>
          </w:rPrChange>
        </w:rPr>
        <w:t xml:space="preserve"> 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Biểu mẫu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1165"/>
        <w:gridCol w:w="1951"/>
        <w:gridCol w:w="1558"/>
        <w:gridCol w:w="1558"/>
        <w:gridCol w:w="1559"/>
        <w:gridCol w:w="1559"/>
      </w:tblGrid>
      <w:tr w:rsidR="000675D2" w:rsidRPr="00203BB4">
        <w:tc>
          <w:tcPr>
            <w:tcW w:w="1165" w:type="dxa"/>
          </w:tcPr>
          <w:p w:rsidR="000675D2" w:rsidRPr="0003139F" w:rsidRDefault="00203BB4" w:rsidP="0003139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3139F">
              <w:rPr>
                <w:rFonts w:ascii="Times New Roman" w:hAnsi="Times New Roman" w:cs="Times New Roman"/>
                <w:b/>
                <w:sz w:val="26"/>
                <w:szCs w:val="26"/>
              </w:rPr>
              <w:t>BM3:</w:t>
            </w:r>
          </w:p>
        </w:tc>
        <w:tc>
          <w:tcPr>
            <w:tcW w:w="8185" w:type="dxa"/>
            <w:gridSpan w:val="5"/>
          </w:tcPr>
          <w:p w:rsidR="000675D2" w:rsidRPr="0003139F" w:rsidRDefault="00203BB4" w:rsidP="0003139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3139F">
              <w:rPr>
                <w:rFonts w:ascii="Times New Roman" w:hAnsi="Times New Roman" w:cs="Times New Roman"/>
                <w:b/>
                <w:sz w:val="26"/>
                <w:szCs w:val="26"/>
              </w:rPr>
              <w:t>Tra cứu đại lý</w:t>
            </w:r>
          </w:p>
        </w:tc>
      </w:tr>
      <w:tr w:rsidR="000675D2" w:rsidRPr="00203BB4">
        <w:tc>
          <w:tcPr>
            <w:tcW w:w="1165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51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Đại lý</w:t>
            </w:r>
          </w:p>
        </w:tc>
        <w:tc>
          <w:tcPr>
            <w:tcW w:w="1558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 xml:space="preserve">Loại </w:t>
            </w:r>
          </w:p>
        </w:tc>
        <w:tc>
          <w:tcPr>
            <w:tcW w:w="1558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Quận</w:t>
            </w:r>
          </w:p>
        </w:tc>
        <w:tc>
          <w:tcPr>
            <w:tcW w:w="1559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Tiền nợ</w:t>
            </w:r>
          </w:p>
        </w:tc>
        <w:tc>
          <w:tcPr>
            <w:tcW w:w="1559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Thành tiền</w:t>
            </w:r>
          </w:p>
        </w:tc>
      </w:tr>
      <w:tr w:rsidR="000675D2" w:rsidRPr="00203BB4">
        <w:tc>
          <w:tcPr>
            <w:tcW w:w="1165" w:type="dxa"/>
          </w:tcPr>
          <w:p w:rsidR="000675D2" w:rsidRPr="00203BB4" w:rsidRDefault="00203BB4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51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675D2" w:rsidRPr="00203BB4">
        <w:tc>
          <w:tcPr>
            <w:tcW w:w="1165" w:type="dxa"/>
          </w:tcPr>
          <w:p w:rsidR="000675D2" w:rsidRPr="00203BB4" w:rsidRDefault="00203BB4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51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:rsidR="000675D2" w:rsidRPr="00203BB4" w:rsidRDefault="000675D2">
            <w:pPr>
              <w:tabs>
                <w:tab w:val="left" w:pos="298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0675D2" w:rsidRPr="00203BB4" w:rsidRDefault="000675D2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Hình vẽ: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b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94615</wp:posOffset>
                </wp:positionH>
                <wp:positionV relativeFrom="paragraph">
                  <wp:posOffset>205105</wp:posOffset>
                </wp:positionV>
                <wp:extent cx="6429375" cy="2476500"/>
                <wp:effectExtent l="0" t="0" r="9525" b="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229350" cy="2376170"/>
                                  <wp:effectExtent l="0" t="0" r="0" b="508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29350" cy="2376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9" type="#_x0000_t202" style="position:absolute;left:0;text-align:left;margin-left:7.45pt;margin-top:16.15pt;width:506.25pt;height:19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229350" cy="2376170"/>
                            <wp:effectExtent l="0" t="0" r="0" b="508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29350" cy="2376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03BB4">
        <w:rPr>
          <w:rFonts w:ascii="Times New Roman" w:hAnsi="Times New Roman" w:cs="Times New Roman"/>
          <w:b/>
          <w:sz w:val="26"/>
          <w:szCs w:val="26"/>
        </w:rPr>
        <w:t>Các kí hiệu: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03BB4">
        <w:rPr>
          <w:rFonts w:ascii="Times New Roman" w:hAnsi="Times New Roman" w:cs="Times New Roman"/>
          <w:sz w:val="26"/>
          <w:szCs w:val="26"/>
          <w:lang w:val="vi-VN"/>
        </w:rPr>
        <w:t xml:space="preserve">D1: </w:t>
      </w:r>
      <w:r w:rsidRPr="00203BB4">
        <w:rPr>
          <w:rFonts w:ascii="Times New Roman" w:hAnsi="Times New Roman" w:cs="Times New Roman"/>
          <w:sz w:val="26"/>
          <w:szCs w:val="26"/>
        </w:rPr>
        <w:t>Danh sách đại lý cùng với thông tin cần thiết: Đại lý, Loại, Quận, Tiền nợ, Thành tiền.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  <w:lang w:val="vi-VN"/>
        </w:rPr>
        <w:t xml:space="preserve">D2: </w:t>
      </w:r>
      <w:r w:rsidRPr="00203BB4">
        <w:rPr>
          <w:rFonts w:ascii="Times New Roman" w:hAnsi="Times New Roman" w:cs="Times New Roman"/>
          <w:sz w:val="26"/>
          <w:szCs w:val="26"/>
        </w:rPr>
        <w:t>K</w:t>
      </w:r>
      <w:r w:rsidRPr="00203BB4">
        <w:rPr>
          <w:rFonts w:ascii="Times New Roman" w:hAnsi="Times New Roman" w:cs="Times New Roman"/>
          <w:sz w:val="26"/>
          <w:szCs w:val="26"/>
          <w:lang w:val="vi-VN"/>
        </w:rPr>
        <w:t>hông có</w:t>
      </w:r>
      <w:r w:rsidRPr="00203BB4">
        <w:rPr>
          <w:rFonts w:ascii="Times New Roman" w:hAnsi="Times New Roman" w:cs="Times New Roman"/>
          <w:sz w:val="26"/>
          <w:szCs w:val="26"/>
        </w:rPr>
        <w:t>.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  <w:lang w:val="vi-VN"/>
        </w:rPr>
        <w:t xml:space="preserve">D3: </w:t>
      </w:r>
      <w:r w:rsidRPr="00203BB4">
        <w:rPr>
          <w:rFonts w:ascii="Times New Roman" w:hAnsi="Times New Roman" w:cs="Times New Roman"/>
          <w:sz w:val="26"/>
          <w:szCs w:val="26"/>
        </w:rPr>
        <w:t>K</w:t>
      </w:r>
      <w:r w:rsidRPr="00203BB4">
        <w:rPr>
          <w:rFonts w:ascii="Times New Roman" w:hAnsi="Times New Roman" w:cs="Times New Roman"/>
          <w:sz w:val="26"/>
          <w:szCs w:val="26"/>
          <w:lang w:val="vi-VN"/>
        </w:rPr>
        <w:t>hông có</w:t>
      </w:r>
      <w:r w:rsidRPr="00203BB4">
        <w:rPr>
          <w:rFonts w:ascii="Times New Roman" w:hAnsi="Times New Roman" w:cs="Times New Roman"/>
          <w:sz w:val="26"/>
          <w:szCs w:val="26"/>
        </w:rPr>
        <w:t>.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  <w:lang w:val="vi-VN"/>
        </w:rPr>
        <w:t>D4: D1</w:t>
      </w:r>
      <w:r w:rsidRPr="00203BB4">
        <w:rPr>
          <w:rFonts w:ascii="Times New Roman" w:hAnsi="Times New Roman" w:cs="Times New Roman"/>
          <w:sz w:val="26"/>
          <w:szCs w:val="26"/>
        </w:rPr>
        <w:t>.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  <w:lang w:val="vi-VN"/>
        </w:rPr>
        <w:t>D5:D4</w:t>
      </w:r>
      <w:r w:rsidRPr="00203BB4">
        <w:rPr>
          <w:rFonts w:ascii="Times New Roman" w:hAnsi="Times New Roman" w:cs="Times New Roman"/>
          <w:sz w:val="26"/>
          <w:szCs w:val="26"/>
        </w:rPr>
        <w:t>.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  <w:lang w:val="vi-VN"/>
        </w:rPr>
        <w:t xml:space="preserve">D6: </w:t>
      </w:r>
      <w:r w:rsidRPr="00203BB4">
        <w:rPr>
          <w:rFonts w:ascii="Times New Roman" w:hAnsi="Times New Roman" w:cs="Times New Roman"/>
          <w:sz w:val="26"/>
          <w:szCs w:val="26"/>
        </w:rPr>
        <w:t>K</w:t>
      </w:r>
      <w:r w:rsidRPr="00203BB4">
        <w:rPr>
          <w:rFonts w:ascii="Times New Roman" w:hAnsi="Times New Roman" w:cs="Times New Roman"/>
          <w:sz w:val="26"/>
          <w:szCs w:val="26"/>
          <w:lang w:val="vi-VN"/>
        </w:rPr>
        <w:t>hông có</w:t>
      </w:r>
      <w:r w:rsidRPr="00203BB4">
        <w:rPr>
          <w:rFonts w:ascii="Times New Roman" w:hAnsi="Times New Roman" w:cs="Times New Roman"/>
          <w:sz w:val="26"/>
          <w:szCs w:val="26"/>
        </w:rPr>
        <w:t>.</w:t>
      </w:r>
    </w:p>
    <w:p w:rsidR="000675D2" w:rsidRPr="00203BB4" w:rsidRDefault="000675D2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Thuật toán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B1: Nhận D1 từ người dùng.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03BB4">
        <w:rPr>
          <w:rFonts w:ascii="Times New Roman" w:hAnsi="Times New Roman" w:cs="Times New Roman"/>
          <w:sz w:val="26"/>
          <w:szCs w:val="26"/>
        </w:rPr>
        <w:t>B2: Kết nối dữ liệu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B3: Đọc D3 từ bộ nhớ phụ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03BB4">
        <w:rPr>
          <w:rFonts w:ascii="Times New Roman" w:hAnsi="Times New Roman" w:cs="Times New Roman"/>
          <w:sz w:val="26"/>
          <w:szCs w:val="26"/>
          <w:lang w:val="vi-VN"/>
        </w:rPr>
        <w:t xml:space="preserve">B4: </w:t>
      </w:r>
      <w:r w:rsidRPr="00203BB4">
        <w:rPr>
          <w:rFonts w:ascii="Times New Roman" w:hAnsi="Times New Roman" w:cs="Times New Roman"/>
          <w:sz w:val="26"/>
          <w:szCs w:val="26"/>
        </w:rPr>
        <w:t>K</w:t>
      </w:r>
      <w:r w:rsidRPr="00203BB4">
        <w:rPr>
          <w:rFonts w:ascii="Times New Roman" w:hAnsi="Times New Roman" w:cs="Times New Roman"/>
          <w:sz w:val="26"/>
          <w:szCs w:val="26"/>
          <w:lang w:val="vi-VN"/>
        </w:rPr>
        <w:t xml:space="preserve">iểm tra “thông tin đại lý” (D5) có phù hợp với thông tin trong “hồ sơ </w:t>
      </w:r>
      <w:r w:rsidRPr="00203BB4">
        <w:rPr>
          <w:rFonts w:ascii="Times New Roman" w:hAnsi="Times New Roman" w:cs="Times New Roman"/>
          <w:sz w:val="26"/>
          <w:szCs w:val="26"/>
        </w:rPr>
        <w:t>đại lý</w:t>
      </w:r>
      <w:r w:rsidRPr="00203BB4">
        <w:rPr>
          <w:rFonts w:ascii="Times New Roman" w:hAnsi="Times New Roman" w:cs="Times New Roman"/>
          <w:sz w:val="26"/>
          <w:szCs w:val="26"/>
          <w:lang w:val="vi-VN"/>
        </w:rPr>
        <w:t>” không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03BB4">
        <w:rPr>
          <w:rFonts w:ascii="Times New Roman" w:hAnsi="Times New Roman" w:cs="Times New Roman"/>
          <w:sz w:val="26"/>
          <w:szCs w:val="26"/>
          <w:lang w:val="vi-VN"/>
        </w:rPr>
        <w:t>B5:</w:t>
      </w:r>
      <w:r w:rsidRPr="00203BB4">
        <w:rPr>
          <w:rFonts w:ascii="Times New Roman" w:hAnsi="Times New Roman" w:cs="Times New Roman"/>
          <w:sz w:val="26"/>
          <w:szCs w:val="26"/>
        </w:rPr>
        <w:t xml:space="preserve"> N</w:t>
      </w:r>
      <w:r w:rsidRPr="00203BB4">
        <w:rPr>
          <w:rFonts w:ascii="Times New Roman" w:hAnsi="Times New Roman" w:cs="Times New Roman"/>
          <w:sz w:val="26"/>
          <w:szCs w:val="26"/>
          <w:lang w:val="vi-VN"/>
        </w:rPr>
        <w:t>ếu không thỏa điều kiện trên chuyển tới bước 7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03BB4">
        <w:rPr>
          <w:rFonts w:ascii="Times New Roman" w:hAnsi="Times New Roman" w:cs="Times New Roman"/>
          <w:sz w:val="26"/>
          <w:szCs w:val="26"/>
          <w:lang w:val="vi-VN"/>
        </w:rPr>
        <w:t xml:space="preserve">B6: </w:t>
      </w:r>
      <w:r w:rsidRPr="00203BB4">
        <w:rPr>
          <w:rFonts w:ascii="Times New Roman" w:hAnsi="Times New Roman" w:cs="Times New Roman"/>
          <w:sz w:val="26"/>
          <w:szCs w:val="26"/>
        </w:rPr>
        <w:t>L</w:t>
      </w:r>
      <w:r w:rsidRPr="00203BB4">
        <w:rPr>
          <w:rFonts w:ascii="Times New Roman" w:hAnsi="Times New Roman" w:cs="Times New Roman"/>
          <w:sz w:val="26"/>
          <w:szCs w:val="26"/>
          <w:lang w:val="vi-VN"/>
        </w:rPr>
        <w:t>ưu D4 xuống bộ nhơ phụ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bookmarkStart w:id="530" w:name="_Toc30613"/>
      <w:bookmarkStart w:id="531" w:name="_Toc289"/>
      <w:bookmarkStart w:id="532" w:name="_Toc29666"/>
      <w:r w:rsidRPr="00203BB4">
        <w:rPr>
          <w:rFonts w:ascii="Times New Roman" w:hAnsi="Times New Roman" w:cs="Times New Roman"/>
          <w:sz w:val="26"/>
          <w:szCs w:val="26"/>
          <w:lang w:val="vi-VN"/>
        </w:rPr>
        <w:t xml:space="preserve">B5: </w:t>
      </w:r>
      <w:r w:rsidRPr="00203BB4">
        <w:rPr>
          <w:rFonts w:ascii="Times New Roman" w:hAnsi="Times New Roman" w:cs="Times New Roman"/>
          <w:sz w:val="26"/>
          <w:szCs w:val="26"/>
        </w:rPr>
        <w:t>X</w:t>
      </w:r>
      <w:r w:rsidRPr="00203BB4">
        <w:rPr>
          <w:rFonts w:ascii="Times New Roman" w:hAnsi="Times New Roman" w:cs="Times New Roman"/>
          <w:sz w:val="26"/>
          <w:szCs w:val="26"/>
          <w:lang w:val="vi-VN"/>
        </w:rPr>
        <w:t>uất D5 ra máy in</w:t>
      </w:r>
      <w:bookmarkEnd w:id="530"/>
      <w:bookmarkEnd w:id="531"/>
      <w:bookmarkEnd w:id="532"/>
    </w:p>
    <w:p w:rsidR="000675D2" w:rsidRPr="00203BB4" w:rsidRDefault="00203BB4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03BB4">
        <w:rPr>
          <w:rFonts w:ascii="Times New Roman" w:hAnsi="Times New Roman" w:cs="Times New Roman"/>
          <w:sz w:val="26"/>
          <w:szCs w:val="26"/>
          <w:lang w:val="vi-VN"/>
        </w:rPr>
        <w:t xml:space="preserve">B7: </w:t>
      </w:r>
      <w:r w:rsidRPr="00203BB4">
        <w:rPr>
          <w:rFonts w:ascii="Times New Roman" w:hAnsi="Times New Roman" w:cs="Times New Roman"/>
          <w:sz w:val="26"/>
          <w:szCs w:val="26"/>
        </w:rPr>
        <w:t>Đ</w:t>
      </w:r>
      <w:r w:rsidRPr="00203BB4">
        <w:rPr>
          <w:rFonts w:ascii="Times New Roman" w:hAnsi="Times New Roman" w:cs="Times New Roman"/>
          <w:sz w:val="26"/>
          <w:szCs w:val="26"/>
          <w:lang w:val="vi-VN"/>
        </w:rPr>
        <w:t>óng kết nối dữ liệu</w:t>
      </w:r>
    </w:p>
    <w:p w:rsidR="000675D2" w:rsidRPr="00203BB4" w:rsidRDefault="00203BB4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203BB4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B8: </w:t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>K</w:t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ết thúc.</w:t>
      </w:r>
    </w:p>
    <w:p w:rsidR="000675D2" w:rsidRPr="00203BB4" w:rsidRDefault="00203BB4">
      <w:pPr>
        <w:pStyle w:val="Heading2"/>
        <w:rPr>
          <w:sz w:val="26"/>
          <w:rPrChange w:id="533" w:author="User" w:date="2018-07-01T11:17:00Z">
            <w:rPr/>
          </w:rPrChange>
        </w:rPr>
      </w:pPr>
      <w:bookmarkStart w:id="534" w:name="_Toc518206737"/>
      <w:r w:rsidRPr="00203BB4">
        <w:rPr>
          <w:sz w:val="26"/>
          <w:rPrChange w:id="535" w:author="User" w:date="2018-07-01T11:17:00Z">
            <w:rPr/>
          </w:rPrChange>
        </w:rPr>
        <w:t>SƠ ĐỒ LUỒNG DỮ LIỆU CHO YÊU CẦU TIẾP NHẬN ĐẠI LÝ</w:t>
      </w:r>
      <w:bookmarkEnd w:id="534"/>
      <w:r w:rsidRPr="00203BB4">
        <w:rPr>
          <w:sz w:val="26"/>
          <w:rPrChange w:id="536" w:author="User" w:date="2018-07-01T11:17:00Z">
            <w:rPr/>
          </w:rPrChange>
        </w:rPr>
        <w:t xml:space="preserve"> 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Biểu mẫu</w:t>
      </w:r>
    </w:p>
    <w:tbl>
      <w:tblPr>
        <w:tblW w:w="6620" w:type="dxa"/>
        <w:tblInd w:w="8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2"/>
        <w:gridCol w:w="2508"/>
        <w:gridCol w:w="3320"/>
      </w:tblGrid>
      <w:tr w:rsidR="000675D2" w:rsidRPr="00203BB4">
        <w:tc>
          <w:tcPr>
            <w:tcW w:w="792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BM4:</w:t>
            </w:r>
          </w:p>
        </w:tc>
        <w:tc>
          <w:tcPr>
            <w:tcW w:w="5828" w:type="dxa"/>
            <w:gridSpan w:val="2"/>
          </w:tcPr>
          <w:p w:rsidR="000675D2" w:rsidRPr="00203BB4" w:rsidRDefault="00203B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Phiếu thu tiền</w:t>
            </w:r>
          </w:p>
        </w:tc>
      </w:tr>
      <w:tr w:rsidR="000675D2" w:rsidRPr="00203BB4">
        <w:tc>
          <w:tcPr>
            <w:tcW w:w="3300" w:type="dxa"/>
            <w:gridSpan w:val="2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Đại lý: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320" w:type="dxa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Ngày thu tiền: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c>
          <w:tcPr>
            <w:tcW w:w="3300" w:type="dxa"/>
            <w:gridSpan w:val="2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Số tiền thu: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320" w:type="dxa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Địa chỉ: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c>
          <w:tcPr>
            <w:tcW w:w="3300" w:type="dxa"/>
            <w:gridSpan w:val="2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Email: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320" w:type="dxa"/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Điện thoại: </w:t>
            </w:r>
            <w:r w:rsidRPr="00203BB4">
              <w:rPr>
                <w:sz w:val="26"/>
                <w:szCs w:val="26"/>
              </w:rPr>
              <w:tab/>
            </w:r>
          </w:p>
        </w:tc>
      </w:tr>
    </w:tbl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Quy định:</w:t>
      </w:r>
    </w:p>
    <w:p w:rsidR="000675D2" w:rsidRPr="00203BB4" w:rsidRDefault="00203BB4">
      <w:pPr>
        <w:pStyle w:val="Rule"/>
        <w:pBdr>
          <w:left w:val="single" w:sz="18" w:space="0" w:color="auto"/>
        </w:pBdr>
        <w:ind w:left="720"/>
        <w:rPr>
          <w:sz w:val="26"/>
          <w:szCs w:val="26"/>
          <w:u w:val="single"/>
        </w:rPr>
      </w:pPr>
      <w:r w:rsidRPr="00203BB4">
        <w:rPr>
          <w:sz w:val="26"/>
          <w:szCs w:val="26"/>
        </w:rPr>
        <w:t xml:space="preserve">QĐ4: </w:t>
      </w:r>
      <w:r w:rsidRPr="00203BB4">
        <w:rPr>
          <w:rStyle w:val="fontstyle01"/>
          <w:rFonts w:ascii="Times New Roman" w:hAnsi="Times New Roman"/>
          <w:b/>
          <w:sz w:val="26"/>
          <w:szCs w:val="26"/>
        </w:rPr>
        <w:t>Số tiền thu không vượt quá số tiền đại lý đang nợ.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94615</wp:posOffset>
                </wp:positionH>
                <wp:positionV relativeFrom="paragraph">
                  <wp:posOffset>443230</wp:posOffset>
                </wp:positionV>
                <wp:extent cx="6200775" cy="2686050"/>
                <wp:effectExtent l="0" t="0" r="9525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0775" cy="268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038850" cy="2524125"/>
                                  <wp:effectExtent l="0" t="0" r="0" b="952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38850" cy="2524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position:absolute;left:0;text-align:left;margin-left:7.45pt;margin-top:34.9pt;width:488.25pt;height:211.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038850" cy="2524125"/>
                            <wp:effectExtent l="0" t="0" r="0" b="952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38850" cy="2524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03BB4">
        <w:rPr>
          <w:rFonts w:ascii="Times New Roman" w:hAnsi="Times New Roman" w:cs="Times New Roman"/>
          <w:b/>
          <w:sz w:val="26"/>
          <w:szCs w:val="26"/>
        </w:rPr>
        <w:t>Hình vẽ: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kí hiệu:</w:t>
      </w:r>
    </w:p>
    <w:p w:rsidR="000675D2" w:rsidRPr="00203BB4" w:rsidRDefault="00203BB4">
      <w:pPr>
        <w:ind w:left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D1: Số tiền thu, đại lý, ngày thu tiền, địa chỉ, email, điện thoại.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D2: Không có.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D3:  Số tiền nợ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D4: D1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D5: D4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D6: không có.</w:t>
      </w:r>
    </w:p>
    <w:p w:rsidR="000675D2" w:rsidRPr="00203BB4" w:rsidRDefault="000675D2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Thuật toán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1: Nhận D1 từ người dùng.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Bước2: Kết nối dữ liệu.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Bước3: Đọc D3 từ bộ nhớ phụ.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lastRenderedPageBreak/>
        <w:t>Bước 4: kiểm tra “Số tiền thu” (D1) có nhỏ hơn “số tiền nợ” (D3) không.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5: Nếu không thỏa tất cả quy định trên chuyển tới bước 8.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6: Lưu D4 xuống bộ nhớ phụ.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7: Xuất D5 ra máy in.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8: Đóng kết nối dữ liệu.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11: Kết thúc.</w:t>
      </w:r>
    </w:p>
    <w:p w:rsidR="000675D2" w:rsidRPr="00203BB4" w:rsidRDefault="00203BB4">
      <w:pPr>
        <w:pStyle w:val="Heading2"/>
        <w:rPr>
          <w:sz w:val="26"/>
          <w:rPrChange w:id="537" w:author="User" w:date="2018-07-01T11:17:00Z">
            <w:rPr/>
          </w:rPrChange>
        </w:rPr>
      </w:pPr>
      <w:bookmarkStart w:id="538" w:name="_Toc518206738"/>
      <w:r w:rsidRPr="00203BB4">
        <w:rPr>
          <w:sz w:val="26"/>
          <w:rPrChange w:id="539" w:author="User" w:date="2018-07-01T11:17:00Z">
            <w:rPr/>
          </w:rPrChange>
        </w:rPr>
        <w:t>SƠ ĐỒ LUỒNG DỮ LIỆU CHO YÊU CẦU LẬP BÁO CÁO THÁNG.</w:t>
      </w:r>
      <w:bookmarkEnd w:id="538"/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Biểu mẫu:</w:t>
      </w:r>
    </w:p>
    <w:tbl>
      <w:tblPr>
        <w:tblStyle w:val="TableGrid"/>
        <w:tblW w:w="863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075"/>
        <w:gridCol w:w="1890"/>
        <w:gridCol w:w="2227"/>
        <w:gridCol w:w="1719"/>
        <w:gridCol w:w="1719"/>
      </w:tblGrid>
      <w:tr w:rsidR="000675D2" w:rsidRPr="00203BB4">
        <w:tc>
          <w:tcPr>
            <w:tcW w:w="1075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BM5.1:</w:t>
            </w:r>
          </w:p>
        </w:tc>
        <w:tc>
          <w:tcPr>
            <w:tcW w:w="7555" w:type="dxa"/>
            <w:gridSpan w:val="4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Báo cáo doanh số</w:t>
            </w:r>
          </w:p>
        </w:tc>
      </w:tr>
      <w:tr w:rsidR="000675D2" w:rsidRPr="00203BB4">
        <w:tc>
          <w:tcPr>
            <w:tcW w:w="8630" w:type="dxa"/>
            <w:gridSpan w:val="5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Tháng: .........................................</w:t>
            </w:r>
          </w:p>
        </w:tc>
      </w:tr>
      <w:tr w:rsidR="000675D2" w:rsidRPr="00203BB4">
        <w:trPr>
          <w:trHeight w:val="287"/>
        </w:trPr>
        <w:tc>
          <w:tcPr>
            <w:tcW w:w="1075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Đại lý</w:t>
            </w:r>
          </w:p>
        </w:tc>
        <w:tc>
          <w:tcPr>
            <w:tcW w:w="2227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Sô phiếu xuất</w:t>
            </w:r>
          </w:p>
        </w:tc>
        <w:tc>
          <w:tcPr>
            <w:tcW w:w="1719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Tổng trị giá</w:t>
            </w:r>
          </w:p>
        </w:tc>
        <w:tc>
          <w:tcPr>
            <w:tcW w:w="1719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Tỷ lệ</w:t>
            </w:r>
          </w:p>
        </w:tc>
      </w:tr>
      <w:tr w:rsidR="000675D2" w:rsidRPr="00203BB4">
        <w:tc>
          <w:tcPr>
            <w:tcW w:w="1075" w:type="dxa"/>
          </w:tcPr>
          <w:p w:rsidR="000675D2" w:rsidRPr="00203BB4" w:rsidRDefault="00203BB4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227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19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19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675D2" w:rsidRPr="00203BB4">
        <w:tc>
          <w:tcPr>
            <w:tcW w:w="1075" w:type="dxa"/>
          </w:tcPr>
          <w:p w:rsidR="000675D2" w:rsidRPr="00203BB4" w:rsidRDefault="00203BB4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227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19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19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94615</wp:posOffset>
                </wp:positionH>
                <wp:positionV relativeFrom="paragraph">
                  <wp:posOffset>447675</wp:posOffset>
                </wp:positionV>
                <wp:extent cx="6429375" cy="2476500"/>
                <wp:effectExtent l="0" t="0" r="9525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276975" cy="2376170"/>
                                  <wp:effectExtent l="0" t="0" r="9525" b="508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6975" cy="2376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1" type="#_x0000_t202" style="position:absolute;left:0;text-align:left;margin-left:7.45pt;margin-top:35.25pt;width:506.25pt;height:195pt;z-index:2516674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276975" cy="2376170"/>
                            <wp:effectExtent l="0" t="0" r="9525" b="508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6975" cy="2376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03BB4">
        <w:rPr>
          <w:rFonts w:ascii="Times New Roman" w:hAnsi="Times New Roman" w:cs="Times New Roman"/>
          <w:b/>
          <w:sz w:val="26"/>
          <w:szCs w:val="26"/>
        </w:rPr>
        <w:t>Hình vẽ: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kí hiệu:</w:t>
      </w:r>
    </w:p>
    <w:p w:rsidR="000675D2" w:rsidRPr="00203BB4" w:rsidRDefault="00203BB4">
      <w:pPr>
        <w:ind w:left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D1: Tháng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D2: Không có.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D3:  thông tin về gồm số phiếu xuất, tổng giá trị, tỷ lệ của tất cả các đại lý trong tháng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D4: D1 + số phiếu xuất, tổng giá trị, tỷ lệ.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D5: D3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D6: D5.</w:t>
      </w:r>
    </w:p>
    <w:p w:rsidR="000675D2" w:rsidRPr="00203BB4" w:rsidRDefault="000675D2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Thuật toán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1: Nhận D1 từ người dùng.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Bước2: Kết nối dữ liệu.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Bước3: Đọc D3 từ bộ nhớ phụ.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Bước4: Đếm “số phiếu xuất” trong tháng (BM2).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5: Tính “Tổng giá trị” các phiếu xuất trong tháng.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6: Tính “tổng tỷ lệ” của tháng dựa trên tổng giá trị của các phiếu xuất.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7: Lưu D4 xuống bộ nhớ phụ.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8: Xuất D5 ra máy in.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10: Trả D6 cho người dùng.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9: Đóng kết nối dữ liệu.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10: Kết thúc.</w:t>
      </w:r>
    </w:p>
    <w:p w:rsidR="000675D2" w:rsidRPr="00203BB4" w:rsidRDefault="00203BB4">
      <w:pPr>
        <w:pStyle w:val="Heading2"/>
        <w:rPr>
          <w:sz w:val="26"/>
          <w:rPrChange w:id="540" w:author="User" w:date="2018-07-01T11:17:00Z">
            <w:rPr/>
          </w:rPrChange>
        </w:rPr>
      </w:pPr>
      <w:bookmarkStart w:id="541" w:name="_Toc518206739"/>
      <w:r w:rsidRPr="00203BB4">
        <w:rPr>
          <w:sz w:val="26"/>
          <w:rPrChange w:id="542" w:author="User" w:date="2018-07-01T11:17:00Z">
            <w:rPr/>
          </w:rPrChange>
        </w:rPr>
        <w:t>SƠ ĐỒ LUỒNG DỮ LIỆU CHO YÊU CẦU LẬP BÁO CÁO THÁNG.</w:t>
      </w:r>
      <w:bookmarkEnd w:id="541"/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Biểu mẫu:</w:t>
      </w:r>
    </w:p>
    <w:tbl>
      <w:tblPr>
        <w:tblStyle w:val="TableGrid"/>
        <w:tblW w:w="863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057"/>
        <w:gridCol w:w="2544"/>
        <w:gridCol w:w="436"/>
        <w:gridCol w:w="1119"/>
        <w:gridCol w:w="1261"/>
        <w:gridCol w:w="1126"/>
        <w:gridCol w:w="1087"/>
      </w:tblGrid>
      <w:tr w:rsidR="000675D2" w:rsidRPr="00203BB4">
        <w:tc>
          <w:tcPr>
            <w:tcW w:w="1057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BM5.2:</w:t>
            </w:r>
          </w:p>
        </w:tc>
        <w:tc>
          <w:tcPr>
            <w:tcW w:w="2980" w:type="dxa"/>
            <w:gridSpan w:val="2"/>
          </w:tcPr>
          <w:p w:rsidR="000675D2" w:rsidRPr="00203BB4" w:rsidRDefault="000675D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593" w:type="dxa"/>
            <w:gridSpan w:val="4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Báo cáo công nợ đại lý</w:t>
            </w:r>
          </w:p>
        </w:tc>
      </w:tr>
      <w:tr w:rsidR="000675D2" w:rsidRPr="00203BB4">
        <w:tc>
          <w:tcPr>
            <w:tcW w:w="3601" w:type="dxa"/>
            <w:gridSpan w:val="2"/>
          </w:tcPr>
          <w:p w:rsidR="000675D2" w:rsidRPr="00203BB4" w:rsidRDefault="000675D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5029" w:type="dxa"/>
            <w:gridSpan w:val="5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Tháng: .........................................</w:t>
            </w:r>
          </w:p>
        </w:tc>
      </w:tr>
      <w:tr w:rsidR="000675D2" w:rsidRPr="00203BB4">
        <w:trPr>
          <w:trHeight w:val="287"/>
        </w:trPr>
        <w:tc>
          <w:tcPr>
            <w:tcW w:w="1057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980" w:type="dxa"/>
            <w:gridSpan w:val="2"/>
          </w:tcPr>
          <w:p w:rsidR="000675D2" w:rsidRPr="00203BB4" w:rsidRDefault="000675D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19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Đại lý</w:t>
            </w:r>
          </w:p>
        </w:tc>
        <w:tc>
          <w:tcPr>
            <w:tcW w:w="1261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Nợ đầu</w:t>
            </w:r>
          </w:p>
        </w:tc>
        <w:tc>
          <w:tcPr>
            <w:tcW w:w="1126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Phát sinh</w:t>
            </w:r>
          </w:p>
        </w:tc>
        <w:tc>
          <w:tcPr>
            <w:tcW w:w="1087" w:type="dxa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Nợ cuối</w:t>
            </w:r>
          </w:p>
        </w:tc>
      </w:tr>
      <w:tr w:rsidR="000675D2" w:rsidRPr="00203BB4">
        <w:tc>
          <w:tcPr>
            <w:tcW w:w="1057" w:type="dxa"/>
          </w:tcPr>
          <w:p w:rsidR="000675D2" w:rsidRPr="00203BB4" w:rsidRDefault="00203BB4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980" w:type="dxa"/>
            <w:gridSpan w:val="2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19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61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26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87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675D2" w:rsidRPr="00203BB4">
        <w:tc>
          <w:tcPr>
            <w:tcW w:w="1057" w:type="dxa"/>
          </w:tcPr>
          <w:p w:rsidR="000675D2" w:rsidRPr="00203BB4" w:rsidRDefault="00203BB4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980" w:type="dxa"/>
            <w:gridSpan w:val="2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19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61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26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87" w:type="dxa"/>
          </w:tcPr>
          <w:p w:rsidR="000675D2" w:rsidRPr="00203BB4" w:rsidRDefault="000675D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94615</wp:posOffset>
                </wp:positionH>
                <wp:positionV relativeFrom="paragraph">
                  <wp:posOffset>447675</wp:posOffset>
                </wp:positionV>
                <wp:extent cx="6429375" cy="2476500"/>
                <wp:effectExtent l="0" t="0" r="9525" b="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62600" cy="2105660"/>
                                  <wp:effectExtent l="0" t="0" r="0" b="889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8200" cy="2107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2" type="#_x0000_t202" style="position:absolute;left:0;text-align:left;margin-left:7.45pt;margin-top:35.25pt;width:506.25pt;height:195pt;z-index:25166950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62600" cy="2105660"/>
                            <wp:effectExtent l="0" t="0" r="0" b="889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8200" cy="21078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03BB4">
        <w:rPr>
          <w:rFonts w:ascii="Times New Roman" w:hAnsi="Times New Roman" w:cs="Times New Roman"/>
          <w:b/>
          <w:sz w:val="26"/>
          <w:szCs w:val="26"/>
        </w:rPr>
        <w:t>Hình vẽ:</w:t>
      </w: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kí hiệu:</w:t>
      </w:r>
    </w:p>
    <w:p w:rsidR="000675D2" w:rsidRPr="00203BB4" w:rsidRDefault="00203BB4">
      <w:pPr>
        <w:ind w:left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D1: Tháng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D2: Không có.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lastRenderedPageBreak/>
        <w:t>D3:  thông tin về gồm số phiếu xuất, tổng giá trị, tỷ lệ của tất cả các đại lý trong tháng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D4: D1 + nợ đầu, phát sinh, nợ cuối.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D5: D3</w:t>
      </w:r>
    </w:p>
    <w:p w:rsidR="000675D2" w:rsidRPr="00203BB4" w:rsidRDefault="00203BB4">
      <w:pPr>
        <w:ind w:firstLine="99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D6: D5.</w:t>
      </w:r>
    </w:p>
    <w:p w:rsidR="000675D2" w:rsidRPr="00203BB4" w:rsidRDefault="000675D2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Thuật toán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1: Nhận D1 từ người dùng.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Bước2: Kết nối dữ liệu.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Bước3: Đọc D3 từ bộ nhớ phụ.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Bước4: Đếm “số phiếu xuất” trong tháng (BM2).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5: Tính “Tổng giá trị” các phiếu xuất trong tháng.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6: Tính “tổng tỷ lệ” của tháng dựa trên tổng giá trị của các phiếu xuất.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7: Lưu D4 xuống bộ nhớ phụ.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8: Xuất D5 ra máy in.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10: Trả D6 cho người dùng.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9: Đóng kết nối dữ liệu.</w:t>
      </w:r>
    </w:p>
    <w:p w:rsidR="000675D2" w:rsidRPr="00203BB4" w:rsidRDefault="00203BB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Bước 10: Kết thúc.</w:t>
      </w: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Heading1"/>
        <w:tabs>
          <w:tab w:val="clear" w:pos="1800"/>
          <w:tab w:val="left" w:pos="1260"/>
        </w:tabs>
        <w:jc w:val="center"/>
        <w:rPr>
          <w:sz w:val="26"/>
          <w:szCs w:val="26"/>
        </w:rPr>
      </w:pPr>
      <w:bookmarkStart w:id="543" w:name="_Toc518206740"/>
      <w:bookmarkStart w:id="544" w:name="_Toc30011"/>
      <w:bookmarkStart w:id="545" w:name="_Toc17631"/>
      <w:bookmarkStart w:id="546" w:name="_Toc23298"/>
      <w:r w:rsidRPr="00203BB4">
        <w:rPr>
          <w:sz w:val="26"/>
          <w:szCs w:val="26"/>
        </w:rPr>
        <w:t>THIẾT KẾ DỮ LIỆU</w:t>
      </w:r>
      <w:bookmarkEnd w:id="543"/>
      <w:bookmarkEnd w:id="544"/>
      <w:bookmarkEnd w:id="545"/>
      <w:bookmarkEnd w:id="546"/>
    </w:p>
    <w:p w:rsidR="000675D2" w:rsidRPr="00203BB4" w:rsidRDefault="00203BB4">
      <w:pPr>
        <w:pStyle w:val="Heading2"/>
        <w:rPr>
          <w:sz w:val="26"/>
          <w:szCs w:val="26"/>
        </w:rPr>
      </w:pPr>
      <w:bookmarkStart w:id="547" w:name="_Toc263403158"/>
      <w:bookmarkStart w:id="548" w:name="_Toc518206741"/>
      <w:bookmarkStart w:id="549" w:name="_Toc198"/>
      <w:bookmarkStart w:id="550" w:name="_Toc24523"/>
      <w:bookmarkStart w:id="551" w:name="_Toc14534"/>
      <w:r w:rsidRPr="00203BB4">
        <w:rPr>
          <w:sz w:val="26"/>
          <w:szCs w:val="26"/>
        </w:rPr>
        <w:t xml:space="preserve">BƯỚC 1: XÉT YÊU CẦU TIẾP NHẬN </w:t>
      </w:r>
      <w:bookmarkEnd w:id="547"/>
      <w:r w:rsidRPr="00203BB4">
        <w:rPr>
          <w:sz w:val="26"/>
          <w:szCs w:val="26"/>
        </w:rPr>
        <w:t>ĐẠI LÝ</w:t>
      </w:r>
      <w:bookmarkEnd w:id="548"/>
      <w:bookmarkEnd w:id="549"/>
      <w:bookmarkEnd w:id="550"/>
      <w:bookmarkEnd w:id="551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552" w:name="_Toc263403159"/>
      <w:bookmarkStart w:id="553" w:name="_Toc518206742"/>
      <w:bookmarkStart w:id="554" w:name="_Toc25950"/>
      <w:bookmarkStart w:id="555" w:name="_Toc9794"/>
      <w:bookmarkStart w:id="556" w:name="_Toc5444"/>
      <w:r w:rsidRPr="00203BB4">
        <w:rPr>
          <w:rFonts w:cs="Times New Roman"/>
          <w:sz w:val="26"/>
        </w:rPr>
        <w:t>Thiết kế dữ liệu với tính đúng đắn</w:t>
      </w:r>
      <w:bookmarkEnd w:id="552"/>
      <w:bookmarkEnd w:id="553"/>
      <w:bookmarkEnd w:id="554"/>
      <w:bookmarkEnd w:id="555"/>
      <w:bookmarkEnd w:id="556"/>
    </w:p>
    <w:p w:rsidR="000675D2" w:rsidRPr="00203BB4" w:rsidRDefault="00203BB4">
      <w:pPr>
        <w:pStyle w:val="Dot"/>
        <w:tabs>
          <w:tab w:val="clear" w:pos="360"/>
          <w:tab w:val="left" w:pos="450"/>
        </w:tabs>
        <w:rPr>
          <w:sz w:val="26"/>
          <w:szCs w:val="26"/>
        </w:rPr>
      </w:pPr>
      <w:r w:rsidRPr="00203BB4">
        <w:rPr>
          <w:sz w:val="26"/>
          <w:szCs w:val="26"/>
        </w:rPr>
        <w:t>Biểu mẫu liên quan: BM1</w:t>
      </w:r>
    </w:p>
    <w:tbl>
      <w:tblPr>
        <w:tblW w:w="726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7"/>
        <w:gridCol w:w="2708"/>
        <w:gridCol w:w="3543"/>
      </w:tblGrid>
      <w:tr w:rsidR="000675D2" w:rsidRPr="00203BB4">
        <w:trPr>
          <w:trHeight w:val="264"/>
          <w:jc w:val="center"/>
        </w:trPr>
        <w:tc>
          <w:tcPr>
            <w:tcW w:w="10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BM1:</w:t>
            </w:r>
          </w:p>
        </w:tc>
        <w:tc>
          <w:tcPr>
            <w:tcW w:w="625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Hồ Sơ Đại Lý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725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Tên: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Loại đại lý: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725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Điện thoại: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Điạ chỉ: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725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Quận: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Ngày tiếp nhận: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725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Email: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</w:p>
        </w:tc>
      </w:tr>
    </w:tbl>
    <w:p w:rsidR="000675D2" w:rsidRPr="00203BB4" w:rsidRDefault="000675D2">
      <w:pPr>
        <w:pStyle w:val="Dot"/>
        <w:numPr>
          <w:ilvl w:val="0"/>
          <w:numId w:val="0"/>
        </w:numPr>
        <w:ind w:left="360"/>
        <w:rPr>
          <w:sz w:val="26"/>
          <w:szCs w:val="26"/>
        </w:rPr>
      </w:pPr>
    </w:p>
    <w:p w:rsidR="000675D2" w:rsidRPr="00203BB4" w:rsidRDefault="00203BB4">
      <w:pPr>
        <w:pStyle w:val="Dot"/>
        <w:numPr>
          <w:ilvl w:val="0"/>
          <w:numId w:val="4"/>
        </w:numPr>
        <w:rPr>
          <w:sz w:val="26"/>
          <w:szCs w:val="26"/>
        </w:rPr>
      </w:pPr>
      <w:r w:rsidRPr="00203BB4">
        <w:rPr>
          <w:sz w:val="26"/>
          <w:szCs w:val="26"/>
        </w:rPr>
        <w:t xml:space="preserve">Sơ đồ luồn dữ liệu: </w:t>
      </w:r>
      <w:r w:rsidRPr="00203BB4">
        <w:rPr>
          <w:b w:val="0"/>
          <w:sz w:val="26"/>
          <w:szCs w:val="26"/>
        </w:rPr>
        <w:t>đã có</w:t>
      </w:r>
    </w:p>
    <w:p w:rsidR="000675D2" w:rsidRPr="00203BB4" w:rsidRDefault="00203B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thuộc tính mới:</w:t>
      </w:r>
    </w:p>
    <w:p w:rsidR="000675D2" w:rsidRPr="00203BB4" w:rsidRDefault="00203BB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FF0000"/>
          <w:sz w:val="26"/>
          <w:szCs w:val="26"/>
        </w:rPr>
      </w:pPr>
      <w:bookmarkStart w:id="557" w:name="_Toc28697"/>
      <w:bookmarkStart w:id="558" w:name="_Toc20699"/>
      <w:r w:rsidRPr="00203BB4">
        <w:rPr>
          <w:rFonts w:ascii="Times New Roman" w:hAnsi="Times New Roman" w:cs="Times New Roman"/>
          <w:color w:val="FF0000"/>
          <w:sz w:val="26"/>
          <w:szCs w:val="26"/>
        </w:rPr>
        <w:t>TenDL</w:t>
      </w:r>
      <w:bookmarkEnd w:id="557"/>
      <w:bookmarkEnd w:id="558"/>
    </w:p>
    <w:p w:rsidR="000675D2" w:rsidRPr="00203BB4" w:rsidRDefault="00203BB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FF0000"/>
          <w:sz w:val="26"/>
          <w:szCs w:val="26"/>
        </w:rPr>
      </w:pPr>
      <w:bookmarkStart w:id="559" w:name="_Toc21009"/>
      <w:bookmarkStart w:id="560" w:name="_Toc21390"/>
      <w:r w:rsidRPr="00203BB4">
        <w:rPr>
          <w:rFonts w:ascii="Times New Roman" w:hAnsi="Times New Roman" w:cs="Times New Roman"/>
          <w:color w:val="FF0000"/>
          <w:sz w:val="26"/>
          <w:szCs w:val="26"/>
        </w:rPr>
        <w:t>DienThoai</w:t>
      </w:r>
      <w:bookmarkEnd w:id="559"/>
      <w:bookmarkEnd w:id="560"/>
    </w:p>
    <w:p w:rsidR="000675D2" w:rsidRPr="00203BB4" w:rsidRDefault="00203BB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FF0000"/>
          <w:sz w:val="26"/>
          <w:szCs w:val="26"/>
        </w:rPr>
      </w:pPr>
      <w:bookmarkStart w:id="561" w:name="_Toc26661"/>
      <w:bookmarkStart w:id="562" w:name="_Toc28923"/>
      <w:r w:rsidRPr="00203BB4">
        <w:rPr>
          <w:rFonts w:ascii="Times New Roman" w:hAnsi="Times New Roman" w:cs="Times New Roman"/>
          <w:color w:val="FF0000"/>
          <w:sz w:val="26"/>
          <w:szCs w:val="26"/>
        </w:rPr>
        <w:t>Email</w:t>
      </w:r>
      <w:bookmarkEnd w:id="561"/>
      <w:bookmarkEnd w:id="562"/>
    </w:p>
    <w:p w:rsidR="000675D2" w:rsidRPr="00203BB4" w:rsidRDefault="00203BB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FF0000"/>
          <w:sz w:val="26"/>
          <w:szCs w:val="26"/>
        </w:rPr>
      </w:pPr>
      <w:bookmarkStart w:id="563" w:name="_Toc17059"/>
      <w:bookmarkStart w:id="564" w:name="_Toc5717"/>
      <w:r w:rsidRPr="00203BB4">
        <w:rPr>
          <w:rFonts w:ascii="Times New Roman" w:hAnsi="Times New Roman" w:cs="Times New Roman"/>
          <w:color w:val="FF0000"/>
          <w:sz w:val="26"/>
          <w:szCs w:val="26"/>
        </w:rPr>
        <w:t>DiaChi</w:t>
      </w:r>
      <w:bookmarkEnd w:id="563"/>
      <w:bookmarkEnd w:id="564"/>
    </w:p>
    <w:p w:rsidR="000675D2" w:rsidRPr="00203BB4" w:rsidRDefault="00203BB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FF0000"/>
          <w:sz w:val="26"/>
          <w:szCs w:val="26"/>
        </w:rPr>
      </w:pPr>
      <w:bookmarkStart w:id="565" w:name="_Toc10984"/>
      <w:bookmarkStart w:id="566" w:name="_Toc8923"/>
      <w:r w:rsidRPr="00203BB4">
        <w:rPr>
          <w:rFonts w:ascii="Times New Roman" w:hAnsi="Times New Roman" w:cs="Times New Roman"/>
          <w:color w:val="FF0000"/>
          <w:sz w:val="26"/>
          <w:szCs w:val="26"/>
        </w:rPr>
        <w:t>NgTiepNhan</w:t>
      </w:r>
      <w:bookmarkEnd w:id="565"/>
      <w:bookmarkEnd w:id="566"/>
    </w:p>
    <w:p w:rsidR="000675D2" w:rsidRPr="00203BB4" w:rsidRDefault="00203BB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FF0000"/>
          <w:sz w:val="26"/>
          <w:szCs w:val="26"/>
        </w:rPr>
      </w:pPr>
      <w:bookmarkStart w:id="567" w:name="_Toc24843"/>
      <w:bookmarkStart w:id="568" w:name="_Toc26427"/>
      <w:r w:rsidRPr="00203BB4">
        <w:rPr>
          <w:rFonts w:ascii="Times New Roman" w:hAnsi="Times New Roman" w:cs="Times New Roman"/>
          <w:color w:val="FF0000"/>
          <w:sz w:val="26"/>
          <w:szCs w:val="26"/>
        </w:rPr>
        <w:t>Quan</w:t>
      </w:r>
      <w:bookmarkEnd w:id="567"/>
      <w:bookmarkEnd w:id="568"/>
    </w:p>
    <w:p w:rsidR="000675D2" w:rsidRPr="00203BB4" w:rsidRDefault="00203BB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FF0000"/>
          <w:sz w:val="26"/>
          <w:szCs w:val="26"/>
        </w:rPr>
      </w:pPr>
      <w:bookmarkStart w:id="569" w:name="_Toc12095"/>
      <w:bookmarkStart w:id="570" w:name="_Toc32049"/>
      <w:r w:rsidRPr="00203BB4">
        <w:rPr>
          <w:rFonts w:ascii="Times New Roman" w:hAnsi="Times New Roman" w:cs="Times New Roman"/>
          <w:color w:val="FF0000"/>
          <w:sz w:val="26"/>
          <w:szCs w:val="26"/>
        </w:rPr>
        <w:t>LoaiDaiLy</w:t>
      </w:r>
      <w:bookmarkEnd w:id="569"/>
      <w:bookmarkEnd w:id="570"/>
    </w:p>
    <w:p w:rsidR="000675D2" w:rsidRPr="00203BB4" w:rsidRDefault="00203B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Thiết kế dữ liệu:</w:t>
      </w:r>
    </w:p>
    <w:p w:rsidR="000675D2" w:rsidRPr="00203BB4" w:rsidRDefault="000675D2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1"/>
        <w:tblpPr w:leftFromText="180" w:rightFromText="180" w:vertAnchor="text" w:horzAnchor="page" w:tblpX="3433" w:tblpY="-56"/>
        <w:tblW w:w="2152" w:type="dxa"/>
        <w:tblLayout w:type="fixed"/>
        <w:tblLook w:val="04A0" w:firstRow="1" w:lastRow="0" w:firstColumn="1" w:lastColumn="0" w:noHBand="0" w:noVBand="1"/>
      </w:tblPr>
      <w:tblGrid>
        <w:gridCol w:w="578"/>
        <w:gridCol w:w="1574"/>
      </w:tblGrid>
      <w:tr w:rsidR="000675D2" w:rsidRPr="00203BB4">
        <w:tc>
          <w:tcPr>
            <w:tcW w:w="2152" w:type="dxa"/>
            <w:gridSpan w:val="2"/>
          </w:tcPr>
          <w:p w:rsidR="000675D2" w:rsidRPr="00203BB4" w:rsidRDefault="00203BB4">
            <w:pPr>
              <w:contextualSpacing/>
              <w:jc w:val="center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DAILY</w:t>
            </w:r>
          </w:p>
        </w:tc>
      </w:tr>
      <w:tr w:rsidR="000675D2" w:rsidRPr="00203BB4">
        <w:tc>
          <w:tcPr>
            <w:tcW w:w="578" w:type="dxa"/>
          </w:tcPr>
          <w:p w:rsidR="000675D2" w:rsidRPr="00203BB4" w:rsidRDefault="00203BB4">
            <w:pPr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PK</w:t>
            </w:r>
          </w:p>
        </w:tc>
        <w:tc>
          <w:tcPr>
            <w:tcW w:w="1574" w:type="dxa"/>
          </w:tcPr>
          <w:p w:rsidR="000675D2" w:rsidRPr="00203BB4" w:rsidRDefault="00203BB4">
            <w:pPr>
              <w:contextualSpacing/>
              <w:rPr>
                <w:rFonts w:ascii="Times New Roman" w:hAnsi="Times New Roman" w:cs="Times New Roman"/>
                <w:b/>
                <w:color w:val="FF0000"/>
                <w:sz w:val="26"/>
                <w:szCs w:val="26"/>
                <w:u w:val="single"/>
              </w:rPr>
            </w:pPr>
            <w:r w:rsidRPr="00203BB4">
              <w:rPr>
                <w:rFonts w:ascii="Times New Roman" w:hAnsi="Times New Roman" w:cs="Times New Roman"/>
                <w:b/>
                <w:color w:val="FF0000"/>
                <w:sz w:val="26"/>
                <w:szCs w:val="26"/>
                <w:u w:val="single"/>
              </w:rPr>
              <w:t>MaDL</w:t>
            </w:r>
          </w:p>
        </w:tc>
      </w:tr>
      <w:tr w:rsidR="000675D2" w:rsidRPr="00203BB4">
        <w:tc>
          <w:tcPr>
            <w:tcW w:w="578" w:type="dxa"/>
          </w:tcPr>
          <w:p w:rsidR="000675D2" w:rsidRPr="00203BB4" w:rsidRDefault="000675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74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TenDL</w:t>
            </w:r>
          </w:p>
          <w:p w:rsidR="000675D2" w:rsidRPr="00203BB4" w:rsidRDefault="00203BB4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DiaChi</w:t>
            </w:r>
          </w:p>
          <w:p w:rsidR="000675D2" w:rsidRPr="00203BB4" w:rsidRDefault="00203BB4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Email</w:t>
            </w:r>
          </w:p>
          <w:p w:rsidR="000675D2" w:rsidRPr="00203BB4" w:rsidRDefault="00203BB4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DienThoai</w:t>
            </w:r>
          </w:p>
          <w:p w:rsidR="000675D2" w:rsidRPr="00203BB4" w:rsidRDefault="00203BB4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NgTiepNhan</w:t>
            </w:r>
          </w:p>
          <w:p w:rsidR="000675D2" w:rsidRPr="00203BB4" w:rsidRDefault="00203BB4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Quan</w:t>
            </w:r>
          </w:p>
          <w:p w:rsidR="000675D2" w:rsidRPr="00203BB4" w:rsidRDefault="00203BB4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LoaiDaiLy</w:t>
            </w:r>
          </w:p>
        </w:tc>
      </w:tr>
    </w:tbl>
    <w:p w:rsidR="000675D2" w:rsidRPr="00203BB4" w:rsidRDefault="000675D2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thuộc tính trừu tượng:</w:t>
      </w:r>
    </w:p>
    <w:p w:rsidR="000675D2" w:rsidRPr="00203BB4" w:rsidRDefault="00203BB4">
      <w:pPr>
        <w:ind w:left="1080"/>
        <w:rPr>
          <w:rFonts w:ascii="Times New Roman" w:hAnsi="Times New Roman" w:cs="Times New Roman"/>
          <w:color w:val="FF0000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 xml:space="preserve"> </w:t>
      </w:r>
      <w:r w:rsidRPr="00203BB4">
        <w:rPr>
          <w:rFonts w:ascii="Times New Roman" w:hAnsi="Times New Roman" w:cs="Times New Roman"/>
          <w:sz w:val="26"/>
          <w:szCs w:val="26"/>
        </w:rPr>
        <w:tab/>
      </w:r>
      <w:r w:rsidRPr="00203BB4">
        <w:rPr>
          <w:rFonts w:ascii="Times New Roman" w:hAnsi="Times New Roman" w:cs="Times New Roman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FF0000"/>
          <w:sz w:val="26"/>
          <w:szCs w:val="26"/>
        </w:rPr>
        <w:t>MaDL</w:t>
      </w:r>
    </w:p>
    <w:p w:rsidR="000675D2" w:rsidRPr="00203BB4" w:rsidRDefault="00203B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255270</wp:posOffset>
                </wp:positionV>
                <wp:extent cx="990600" cy="312420"/>
                <wp:effectExtent l="0" t="0" r="19050" b="11430"/>
                <wp:wrapTopAndBottom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3BB4" w:rsidRDefault="00203BB4">
                            <w:pPr>
                              <w:jc w:val="center"/>
                            </w:pPr>
                            <w:r>
                              <w:t>DAILY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33" style="position:absolute;left:0;text-align:left;margin-left:105pt;margin-top:20.1pt;width:78pt;height:2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" fillcolor="white [3201]" strokecolor="black [3200]" strokeweight="1pt">
                <v:textbox>
                  <w:txbxContent>
                    <w:p w:rsidR="00203BB4" w:rsidRDefault="00203BB4">
                      <w:pPr>
                        <w:jc w:val="center"/>
                      </w:pPr>
                      <w:r>
                        <w:t>DAILY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Sơ đồ logic</w:t>
      </w:r>
    </w:p>
    <w:p w:rsidR="000675D2" w:rsidRPr="00203BB4" w:rsidRDefault="000675D2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571" w:name="_Toc263403160"/>
      <w:bookmarkStart w:id="572" w:name="_Toc518206743"/>
      <w:bookmarkStart w:id="573" w:name="_Toc9183"/>
      <w:bookmarkStart w:id="574" w:name="_Toc31352"/>
      <w:bookmarkStart w:id="575" w:name="_Toc28478"/>
      <w:r w:rsidRPr="00203BB4">
        <w:rPr>
          <w:rFonts w:cs="Times New Roman"/>
          <w:sz w:val="26"/>
        </w:rPr>
        <w:t>Thiết kế dữ liệu với tính tiến hóa</w:t>
      </w:r>
      <w:bookmarkEnd w:id="571"/>
      <w:bookmarkEnd w:id="572"/>
      <w:bookmarkEnd w:id="573"/>
      <w:bookmarkEnd w:id="574"/>
      <w:bookmarkEnd w:id="575"/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Qui định liên quan: QĐ1</w:t>
      </w:r>
    </w:p>
    <w:p w:rsidR="000675D2" w:rsidRPr="00203BB4" w:rsidRDefault="00203BB4">
      <w:pPr>
        <w:pStyle w:val="Rule"/>
        <w:rPr>
          <w:sz w:val="26"/>
          <w:szCs w:val="26"/>
          <w:u w:val="single"/>
        </w:rPr>
      </w:pPr>
      <w:r w:rsidRPr="00203BB4">
        <w:rPr>
          <w:sz w:val="26"/>
          <w:szCs w:val="26"/>
        </w:rPr>
        <w:t>QĐ1: Có 2 loại đại lý (1, 2). Có 20 quận. Trong mỗi quận có tối đa 4 đại lý.</w:t>
      </w:r>
    </w:p>
    <w:p w:rsidR="000675D2" w:rsidRPr="00203BB4" w:rsidRDefault="000675D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203BB4">
      <w:pPr>
        <w:pStyle w:val="Dot"/>
        <w:numPr>
          <w:ilvl w:val="0"/>
          <w:numId w:val="6"/>
        </w:numPr>
        <w:rPr>
          <w:color w:val="000000" w:themeColor="text1"/>
          <w:sz w:val="26"/>
          <w:szCs w:val="26"/>
        </w:rPr>
      </w:pPr>
      <w:r w:rsidRPr="00203BB4">
        <w:rPr>
          <w:sz w:val="26"/>
          <w:szCs w:val="26"/>
        </w:rPr>
        <w:t>Sơ đồ luồng dữ liệu về việc thay đổi quy định:</w:t>
      </w:r>
      <w:r w:rsidRPr="00203BB4">
        <w:rPr>
          <w:color w:val="000000" w:themeColor="text1"/>
          <w:sz w:val="26"/>
          <w:szCs w:val="26"/>
        </w:rPr>
        <w:t xml:space="preserve"> Đã có</w:t>
      </w:r>
    </w:p>
    <w:p w:rsidR="000675D2" w:rsidRPr="00203BB4" w:rsidRDefault="00203B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Các thuộc tính mới:</w:t>
      </w:r>
    </w:p>
    <w:p w:rsidR="000675D2" w:rsidRPr="00203BB4" w:rsidRDefault="00203BB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FF0000"/>
          <w:sz w:val="26"/>
          <w:szCs w:val="26"/>
        </w:rPr>
      </w:pPr>
      <w:bookmarkStart w:id="576" w:name="_Toc8253"/>
      <w:bookmarkStart w:id="577" w:name="_Toc9657"/>
      <w:r w:rsidRPr="00203BB4">
        <w:rPr>
          <w:rFonts w:ascii="Times New Roman" w:hAnsi="Times New Roman" w:cs="Times New Roman"/>
          <w:color w:val="FF0000"/>
          <w:sz w:val="26"/>
          <w:szCs w:val="26"/>
        </w:rPr>
        <w:t>TenLoaiDaiLy</w:t>
      </w:r>
      <w:bookmarkEnd w:id="576"/>
      <w:bookmarkEnd w:id="577"/>
      <w:r w:rsidRPr="00203BB4">
        <w:rPr>
          <w:rFonts w:ascii="Times New Roman" w:hAnsi="Times New Roman" w:cs="Times New Roman"/>
          <w:color w:val="FF0000"/>
          <w:sz w:val="26"/>
          <w:szCs w:val="26"/>
        </w:rPr>
        <w:tab/>
      </w:r>
    </w:p>
    <w:p w:rsidR="000675D2" w:rsidRPr="00203BB4" w:rsidRDefault="00203BB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FF0000"/>
          <w:sz w:val="26"/>
          <w:szCs w:val="26"/>
        </w:rPr>
      </w:pPr>
      <w:bookmarkStart w:id="578" w:name="_Toc24017"/>
      <w:bookmarkStart w:id="579" w:name="_Toc8979"/>
      <w:r w:rsidRPr="00203BB4">
        <w:rPr>
          <w:rFonts w:ascii="Times New Roman" w:hAnsi="Times New Roman" w:cs="Times New Roman"/>
          <w:color w:val="FF0000"/>
          <w:sz w:val="26"/>
          <w:szCs w:val="26"/>
        </w:rPr>
        <w:lastRenderedPageBreak/>
        <w:t>TenQuan</w:t>
      </w:r>
      <w:bookmarkEnd w:id="578"/>
      <w:bookmarkEnd w:id="579"/>
      <w:r w:rsidRPr="00203BB4">
        <w:rPr>
          <w:rFonts w:ascii="Times New Roman" w:hAnsi="Times New Roman" w:cs="Times New Roman"/>
          <w:color w:val="FF0000"/>
          <w:sz w:val="26"/>
          <w:szCs w:val="26"/>
        </w:rPr>
        <w:tab/>
      </w:r>
    </w:p>
    <w:p w:rsidR="000675D2" w:rsidRPr="00203BB4" w:rsidRDefault="00203BB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C00000"/>
          <w:sz w:val="26"/>
          <w:szCs w:val="26"/>
        </w:rPr>
      </w:pPr>
      <w:bookmarkStart w:id="580" w:name="_Toc2271"/>
      <w:bookmarkStart w:id="581" w:name="_Toc13463"/>
      <w:r w:rsidRPr="00203BB4">
        <w:rPr>
          <w:rFonts w:ascii="Times New Roman" w:hAnsi="Times New Roman" w:cs="Times New Roman"/>
          <w:color w:val="FF0000"/>
          <w:sz w:val="26"/>
          <w:szCs w:val="26"/>
        </w:rPr>
        <w:t>SoDaiLyToiDa</w:t>
      </w:r>
      <w:bookmarkEnd w:id="580"/>
      <w:bookmarkEnd w:id="581"/>
    </w:p>
    <w:p w:rsidR="000675D2" w:rsidRPr="00203BB4" w:rsidRDefault="00203B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Thiết kế dữ liệu:</w:t>
      </w: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posOffset>257175</wp:posOffset>
                </wp:positionH>
                <wp:positionV relativeFrom="paragraph">
                  <wp:posOffset>0</wp:posOffset>
                </wp:positionV>
                <wp:extent cx="6429375" cy="2476500"/>
                <wp:effectExtent l="0" t="0" r="9525" b="0"/>
                <wp:wrapSquare wrapText="bothSides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286500" cy="2433320"/>
                                  <wp:effectExtent l="0" t="0" r="0" b="508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Picture 3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21110" cy="24467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4" type="#_x0000_t202" style="position:absolute;margin-left:20.25pt;margin-top:0;width:506.25pt;height:195pt;z-index:251677696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286500" cy="2433320"/>
                            <wp:effectExtent l="0" t="0" r="0" b="508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Picture 3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21110" cy="24467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75D2" w:rsidRPr="00203BB4" w:rsidRDefault="00203B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thuộc tính trừu tượng</w:t>
      </w:r>
    </w:p>
    <w:p w:rsidR="000675D2" w:rsidRPr="00203BB4" w:rsidRDefault="00203BB4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color w:val="FF0000"/>
          <w:sz w:val="26"/>
          <w:szCs w:val="26"/>
        </w:rPr>
        <w:t>MaLoaiDL, MaQuan</w:t>
      </w:r>
    </w:p>
    <w:p w:rsidR="000675D2" w:rsidRPr="00203BB4" w:rsidRDefault="00203B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Sơ đồ logic:</w:t>
      </w: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margin">
                  <wp:posOffset>674370</wp:posOffset>
                </wp:positionH>
                <wp:positionV relativeFrom="paragraph">
                  <wp:posOffset>10795</wp:posOffset>
                </wp:positionV>
                <wp:extent cx="4457700" cy="1112520"/>
                <wp:effectExtent l="0" t="0" r="0" b="0"/>
                <wp:wrapSquare wrapText="bothSides"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111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274820" cy="1012190"/>
                                  <wp:effectExtent l="0" t="0" r="0" b="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" name="Picture 19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4820" cy="1012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2" o:spid="_x0000_s1035" type="#_x0000_t202" style="position:absolute;margin-left:53.1pt;margin-top:.85pt;width:351pt;height:87.6pt;z-index:251688960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274820" cy="1012190"/>
                            <wp:effectExtent l="0" t="0" r="0" b="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" name="Picture 19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4820" cy="1012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Heading2"/>
        <w:rPr>
          <w:sz w:val="26"/>
          <w:szCs w:val="26"/>
        </w:rPr>
      </w:pPr>
      <w:bookmarkStart w:id="582" w:name="_Toc518206744"/>
      <w:bookmarkStart w:id="583" w:name="_Toc23986"/>
      <w:bookmarkStart w:id="584" w:name="_Toc19202"/>
      <w:bookmarkStart w:id="585" w:name="_Toc24455"/>
      <w:r w:rsidRPr="00203BB4">
        <w:rPr>
          <w:sz w:val="26"/>
          <w:szCs w:val="26"/>
        </w:rPr>
        <w:t>BƯỚC 2: XÉT YÊU CẦU LẬP PHIẾU XUẤT HÀNG</w:t>
      </w:r>
      <w:bookmarkEnd w:id="582"/>
      <w:bookmarkEnd w:id="583"/>
      <w:bookmarkEnd w:id="584"/>
      <w:bookmarkEnd w:id="585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586" w:name="_Toc518206745"/>
      <w:bookmarkStart w:id="587" w:name="_Toc24999"/>
      <w:bookmarkStart w:id="588" w:name="_Toc11939"/>
      <w:bookmarkStart w:id="589" w:name="_Toc2995"/>
      <w:r w:rsidRPr="00203BB4">
        <w:rPr>
          <w:rFonts w:cs="Times New Roman"/>
          <w:sz w:val="26"/>
        </w:rPr>
        <w:t>Thiết kế dữ liệu với tính đúng đắn</w:t>
      </w:r>
      <w:bookmarkEnd w:id="586"/>
      <w:bookmarkEnd w:id="587"/>
      <w:bookmarkEnd w:id="588"/>
      <w:bookmarkEnd w:id="589"/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Biểu mẫu liên quan: BM2</w:t>
      </w:r>
    </w:p>
    <w:tbl>
      <w:tblPr>
        <w:tblW w:w="7068" w:type="dxa"/>
        <w:tblInd w:w="-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7"/>
        <w:gridCol w:w="171"/>
        <w:gridCol w:w="1311"/>
        <w:gridCol w:w="1434"/>
        <w:gridCol w:w="1103"/>
        <w:gridCol w:w="1104"/>
        <w:gridCol w:w="1318"/>
      </w:tblGrid>
      <w:tr w:rsidR="000675D2" w:rsidRPr="00203BB4">
        <w:trPr>
          <w:cantSplit/>
        </w:trPr>
        <w:tc>
          <w:tcPr>
            <w:tcW w:w="798" w:type="dxa"/>
            <w:gridSpan w:val="2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BM2:</w:t>
            </w:r>
          </w:p>
        </w:tc>
        <w:tc>
          <w:tcPr>
            <w:tcW w:w="6270" w:type="dxa"/>
            <w:gridSpan w:val="5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Phiếu Xuất Hàng</w:t>
            </w:r>
          </w:p>
        </w:tc>
      </w:tr>
      <w:tr w:rsidR="000675D2" w:rsidRPr="00203BB4">
        <w:trPr>
          <w:cantSplit/>
        </w:trPr>
        <w:tc>
          <w:tcPr>
            <w:tcW w:w="3543" w:type="dxa"/>
            <w:gridSpan w:val="4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Đại lý: </w:t>
            </w: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ab/>
            </w:r>
          </w:p>
        </w:tc>
        <w:tc>
          <w:tcPr>
            <w:tcW w:w="3525" w:type="dxa"/>
            <w:gridSpan w:val="3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Ngày lập phiếu: </w:t>
            </w: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ab/>
            </w:r>
          </w:p>
        </w:tc>
      </w:tr>
      <w:tr w:rsidR="000675D2" w:rsidRPr="00203BB4">
        <w:trPr>
          <w:trHeight w:val="342"/>
        </w:trPr>
        <w:tc>
          <w:tcPr>
            <w:tcW w:w="627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82" w:type="dxa"/>
            <w:gridSpan w:val="2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Mặt Hàng</w:t>
            </w:r>
          </w:p>
        </w:tc>
        <w:tc>
          <w:tcPr>
            <w:tcW w:w="1434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Đơn vị tính</w:t>
            </w:r>
          </w:p>
        </w:tc>
        <w:tc>
          <w:tcPr>
            <w:tcW w:w="1103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Số Lượng</w:t>
            </w:r>
          </w:p>
        </w:tc>
        <w:tc>
          <w:tcPr>
            <w:tcW w:w="1104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Đơn Giá</w:t>
            </w:r>
          </w:p>
        </w:tc>
        <w:tc>
          <w:tcPr>
            <w:tcW w:w="1318" w:type="dxa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Thành Tiền</w:t>
            </w:r>
          </w:p>
        </w:tc>
      </w:tr>
      <w:tr w:rsidR="000675D2" w:rsidRPr="00203BB4">
        <w:trPr>
          <w:trHeight w:val="367"/>
        </w:trPr>
        <w:tc>
          <w:tcPr>
            <w:tcW w:w="627" w:type="dxa"/>
          </w:tcPr>
          <w:p w:rsidR="000675D2" w:rsidRPr="00203BB4" w:rsidRDefault="00203BB4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82" w:type="dxa"/>
            <w:gridSpan w:val="2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4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3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4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8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675D2" w:rsidRPr="00203BB4">
        <w:tc>
          <w:tcPr>
            <w:tcW w:w="627" w:type="dxa"/>
          </w:tcPr>
          <w:p w:rsidR="000675D2" w:rsidRPr="00203BB4" w:rsidRDefault="00203BB4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82" w:type="dxa"/>
            <w:gridSpan w:val="2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34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3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4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18" w:type="dxa"/>
          </w:tcPr>
          <w:p w:rsidR="000675D2" w:rsidRPr="00203BB4" w:rsidRDefault="000675D2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0675D2" w:rsidRPr="00203BB4" w:rsidRDefault="000675D2">
      <w:pPr>
        <w:pStyle w:val="Dot"/>
        <w:numPr>
          <w:ilvl w:val="0"/>
          <w:numId w:val="0"/>
        </w:numPr>
        <w:ind w:left="360"/>
        <w:rPr>
          <w:sz w:val="26"/>
          <w:szCs w:val="26"/>
        </w:rPr>
      </w:pPr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Sơ đồ luồng dữ liệu: Đã có</w:t>
      </w:r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Các thuộc tính mới:</w:t>
      </w:r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590" w:name="_Toc27087"/>
      <w:bookmarkStart w:id="591" w:name="_Toc24043"/>
      <w:r w:rsidRPr="00203BB4">
        <w:rPr>
          <w:rFonts w:ascii="Times New Roman" w:hAnsi="Times New Roman" w:cs="Times New Roman"/>
          <w:color w:val="FF0000"/>
          <w:sz w:val="26"/>
          <w:szCs w:val="26"/>
        </w:rPr>
        <w:t>LapPhieuXuat</w:t>
      </w:r>
      <w:bookmarkEnd w:id="590"/>
      <w:bookmarkEnd w:id="591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592" w:name="_Toc6544"/>
      <w:bookmarkStart w:id="593" w:name="_Toc2555"/>
      <w:r w:rsidRPr="00203BB4">
        <w:rPr>
          <w:rFonts w:ascii="Times New Roman" w:hAnsi="Times New Roman" w:cs="Times New Roman"/>
          <w:color w:val="FF0000"/>
          <w:sz w:val="26"/>
          <w:szCs w:val="26"/>
        </w:rPr>
        <w:t>MatHang</w:t>
      </w:r>
      <w:bookmarkEnd w:id="592"/>
      <w:bookmarkEnd w:id="593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594" w:name="_Toc27693"/>
      <w:bookmarkStart w:id="595" w:name="_Toc26832"/>
      <w:r w:rsidRPr="00203BB4">
        <w:rPr>
          <w:rFonts w:ascii="Times New Roman" w:hAnsi="Times New Roman" w:cs="Times New Roman"/>
          <w:color w:val="FF0000"/>
          <w:sz w:val="26"/>
          <w:szCs w:val="26"/>
        </w:rPr>
        <w:t>DonViTinh</w:t>
      </w:r>
      <w:bookmarkEnd w:id="594"/>
      <w:bookmarkEnd w:id="595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596" w:name="_Toc32168"/>
      <w:bookmarkStart w:id="597" w:name="_Toc434"/>
      <w:r w:rsidRPr="00203BB4">
        <w:rPr>
          <w:rFonts w:ascii="Times New Roman" w:hAnsi="Times New Roman" w:cs="Times New Roman"/>
          <w:color w:val="FF0000"/>
          <w:sz w:val="26"/>
          <w:szCs w:val="26"/>
        </w:rPr>
        <w:t>SoLuongXuat</w:t>
      </w:r>
      <w:bookmarkEnd w:id="596"/>
      <w:bookmarkEnd w:id="597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598" w:name="_Toc24686"/>
      <w:bookmarkStart w:id="599" w:name="_Toc15256"/>
      <w:r w:rsidRPr="00203BB4">
        <w:rPr>
          <w:rFonts w:ascii="Times New Roman" w:hAnsi="Times New Roman" w:cs="Times New Roman"/>
          <w:color w:val="FF0000"/>
          <w:sz w:val="26"/>
          <w:szCs w:val="26"/>
        </w:rPr>
        <w:t>DonGia</w:t>
      </w:r>
      <w:bookmarkEnd w:id="598"/>
      <w:bookmarkEnd w:id="599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00" w:name="_Toc6378"/>
      <w:bookmarkStart w:id="601" w:name="_Toc21042"/>
      <w:r w:rsidRPr="00203BB4">
        <w:rPr>
          <w:rFonts w:ascii="Times New Roman" w:hAnsi="Times New Roman" w:cs="Times New Roman"/>
          <w:color w:val="FF0000"/>
          <w:sz w:val="26"/>
          <w:szCs w:val="26"/>
        </w:rPr>
        <w:t>ThanhTien</w:t>
      </w:r>
      <w:bookmarkEnd w:id="600"/>
      <w:bookmarkEnd w:id="601"/>
    </w:p>
    <w:p w:rsidR="000675D2" w:rsidRPr="00203BB4" w:rsidRDefault="00203BB4">
      <w:pPr>
        <w:pStyle w:val="Dot"/>
        <w:numPr>
          <w:ilvl w:val="0"/>
          <w:numId w:val="7"/>
        </w:numPr>
        <w:ind w:left="450"/>
        <w:rPr>
          <w:sz w:val="26"/>
          <w:szCs w:val="26"/>
        </w:rPr>
      </w:pPr>
      <w:r w:rsidRPr="00203BB4">
        <w:rPr>
          <w:sz w:val="26"/>
          <w:szCs w:val="26"/>
        </w:rPr>
        <w:t>Thiết kế dữ liệu</w:t>
      </w: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margin">
                  <wp:posOffset>750570</wp:posOffset>
                </wp:positionH>
                <wp:positionV relativeFrom="paragraph">
                  <wp:posOffset>165735</wp:posOffset>
                </wp:positionV>
                <wp:extent cx="5417820" cy="2461260"/>
                <wp:effectExtent l="0" t="0" r="0" b="0"/>
                <wp:wrapSquare wrapText="bothSides"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820" cy="2461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265420" cy="2316480"/>
                                  <wp:effectExtent l="0" t="0" r="0" b="7620"/>
                                  <wp:docPr id="229" name="Picture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9" name="Picture 2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5420" cy="2316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4" o:spid="_x0000_s1036" type="#_x0000_t202" style="position:absolute;margin-left:59.1pt;margin-top:13.05pt;width:426.6pt;height:193.8pt;z-index:25170227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265420" cy="2316480"/>
                            <wp:effectExtent l="0" t="0" r="0" b="7620"/>
                            <wp:docPr id="229" name="Picture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9" name="Picture 2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5420" cy="2316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thuộc tính trừu tượng:</w:t>
      </w:r>
    </w:p>
    <w:p w:rsidR="000675D2" w:rsidRPr="00203BB4" w:rsidRDefault="00203BB4">
      <w:pPr>
        <w:pStyle w:val="ListParagraph"/>
        <w:ind w:left="1800"/>
        <w:rPr>
          <w:rFonts w:ascii="Times New Roman" w:hAnsi="Times New Roman" w:cs="Times New Roman"/>
          <w:color w:val="FF0000"/>
          <w:sz w:val="26"/>
          <w:szCs w:val="26"/>
        </w:rPr>
      </w:pPr>
      <w:r w:rsidRPr="00203BB4">
        <w:rPr>
          <w:rFonts w:ascii="Times New Roman" w:hAnsi="Times New Roman" w:cs="Times New Roman"/>
          <w:color w:val="FF0000"/>
          <w:sz w:val="26"/>
          <w:szCs w:val="26"/>
        </w:rPr>
        <w:t>MaPhieuXuat, MaChiTietPhieu</w:t>
      </w:r>
    </w:p>
    <w:p w:rsidR="000675D2" w:rsidRPr="00203BB4" w:rsidRDefault="00203B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Sơ đồ logic:</w:t>
      </w:r>
    </w:p>
    <w:p w:rsidR="000675D2" w:rsidRPr="00203BB4" w:rsidRDefault="000675D2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203BB4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                                                                                                                                </w:t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>
                <wp:simplePos x="0" y="0"/>
                <wp:positionH relativeFrom="margin">
                  <wp:posOffset>1057275</wp:posOffset>
                </wp:positionH>
                <wp:positionV relativeFrom="paragraph">
                  <wp:posOffset>0</wp:posOffset>
                </wp:positionV>
                <wp:extent cx="4712970" cy="2187575"/>
                <wp:effectExtent l="0" t="0" r="0" b="3175"/>
                <wp:wrapTopAndBottom/>
                <wp:docPr id="232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2970" cy="2187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517390" cy="2117090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Picture 4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337" cy="21472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2" o:spid="_x0000_s1037" type="#_x0000_t202" style="position:absolute;left:0;text-align:left;margin-left:83.25pt;margin-top:0;width:371.1pt;height:172.25pt;z-index:25172275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517390" cy="2117090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Picture 4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337" cy="21472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602" w:name="_Toc518206746"/>
      <w:bookmarkStart w:id="603" w:name="_Toc19754"/>
      <w:bookmarkStart w:id="604" w:name="_Toc6594"/>
      <w:bookmarkStart w:id="605" w:name="_Toc2990"/>
      <w:r w:rsidRPr="00203BB4">
        <w:rPr>
          <w:rFonts w:cs="Times New Roman"/>
          <w:sz w:val="26"/>
        </w:rPr>
        <w:t>Thiết kế dữ liệu với tính tiến hóa</w:t>
      </w:r>
      <w:bookmarkEnd w:id="602"/>
      <w:bookmarkEnd w:id="603"/>
      <w:bookmarkEnd w:id="604"/>
      <w:bookmarkEnd w:id="605"/>
    </w:p>
    <w:p w:rsidR="000675D2" w:rsidRPr="00203BB4" w:rsidRDefault="00203BB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Quy định liên quan:</w:t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QĐ2</w:t>
      </w:r>
    </w:p>
    <w:p w:rsidR="000675D2" w:rsidRPr="00203BB4" w:rsidRDefault="00203BB4">
      <w:pPr>
        <w:pStyle w:val="Rule"/>
        <w:ind w:left="1080"/>
        <w:rPr>
          <w:sz w:val="26"/>
          <w:szCs w:val="26"/>
          <w:u w:val="single"/>
        </w:rPr>
      </w:pPr>
      <w:r w:rsidRPr="00203BB4">
        <w:rPr>
          <w:sz w:val="26"/>
          <w:szCs w:val="26"/>
        </w:rPr>
        <w:t>QĐ2: Có 5 mặt hàng, 3 đơn vị tính. Đại lý loại 1 có tiền nợ tối đa 20.000, loại 2 tối đa 50.</w:t>
      </w: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Sơ đồ luồng dữ liệu về việc thay đổi quy định</w:t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>: Đã có</w:t>
      </w:r>
    </w:p>
    <w:p w:rsidR="000675D2" w:rsidRPr="00203BB4" w:rsidRDefault="00203BB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Các thuộc tính mới:</w:t>
      </w:r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06" w:name="_Toc29247"/>
      <w:bookmarkStart w:id="607" w:name="_Toc18640"/>
      <w:r w:rsidRPr="00203BB4">
        <w:rPr>
          <w:rFonts w:ascii="Times New Roman" w:hAnsi="Times New Roman" w:cs="Times New Roman"/>
          <w:color w:val="FF0000"/>
          <w:sz w:val="26"/>
          <w:szCs w:val="26"/>
        </w:rPr>
        <w:t>TenMatHang</w:t>
      </w:r>
      <w:bookmarkEnd w:id="606"/>
      <w:bookmarkEnd w:id="607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08" w:name="_Toc2532"/>
      <w:bookmarkStart w:id="609" w:name="_Toc28768"/>
      <w:r w:rsidRPr="00203BB4">
        <w:rPr>
          <w:rFonts w:ascii="Times New Roman" w:hAnsi="Times New Roman" w:cs="Times New Roman"/>
          <w:color w:val="FF0000"/>
          <w:sz w:val="26"/>
          <w:szCs w:val="26"/>
        </w:rPr>
        <w:t>TenDonViTinh</w:t>
      </w:r>
      <w:bookmarkEnd w:id="608"/>
      <w:bookmarkEnd w:id="609"/>
      <w:r w:rsidRPr="00203BB4">
        <w:rPr>
          <w:rFonts w:ascii="Times New Roman" w:hAnsi="Times New Roman" w:cs="Times New Roman"/>
          <w:color w:val="FF0000"/>
          <w:sz w:val="26"/>
          <w:szCs w:val="26"/>
        </w:rPr>
        <w:tab/>
      </w:r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10" w:name="_Toc2323"/>
      <w:bookmarkStart w:id="611" w:name="_Toc18875"/>
      <w:r w:rsidRPr="00203BB4">
        <w:rPr>
          <w:rFonts w:ascii="Times New Roman" w:hAnsi="Times New Roman" w:cs="Times New Roman"/>
          <w:color w:val="FF0000"/>
          <w:sz w:val="26"/>
          <w:szCs w:val="26"/>
        </w:rPr>
        <w:t>NoToiDa</w:t>
      </w:r>
      <w:bookmarkEnd w:id="610"/>
      <w:bookmarkEnd w:id="611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12" w:name="_Toc31966"/>
      <w:bookmarkStart w:id="613" w:name="_Toc18101"/>
      <w:r w:rsidRPr="00203BB4">
        <w:rPr>
          <w:rFonts w:ascii="Times New Roman" w:hAnsi="Times New Roman" w:cs="Times New Roman"/>
          <w:color w:val="FF0000"/>
          <w:sz w:val="26"/>
          <w:szCs w:val="26"/>
        </w:rPr>
        <w:t>NoCuaDaiLy</w:t>
      </w:r>
      <w:bookmarkEnd w:id="612"/>
      <w:bookmarkEnd w:id="613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14" w:name="_Toc16996"/>
      <w:bookmarkStart w:id="615" w:name="_Toc2327"/>
      <w:r w:rsidRPr="00203BB4">
        <w:rPr>
          <w:rFonts w:ascii="Times New Roman" w:hAnsi="Times New Roman" w:cs="Times New Roman"/>
          <w:color w:val="FF0000"/>
          <w:sz w:val="26"/>
          <w:szCs w:val="26"/>
        </w:rPr>
        <w:t>TongTriGia</w:t>
      </w:r>
      <w:bookmarkEnd w:id="614"/>
      <w:bookmarkEnd w:id="615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16" w:name="_Toc28752"/>
      <w:bookmarkStart w:id="617" w:name="_Toc22703"/>
      <w:r w:rsidRPr="00203BB4">
        <w:rPr>
          <w:rFonts w:ascii="Times New Roman" w:hAnsi="Times New Roman" w:cs="Times New Roman"/>
          <w:color w:val="FF0000"/>
          <w:sz w:val="26"/>
          <w:szCs w:val="26"/>
        </w:rPr>
        <w:t>SoLuongTon.</w:t>
      </w:r>
      <w:bookmarkEnd w:id="616"/>
      <w:bookmarkEnd w:id="617"/>
    </w:p>
    <w:p w:rsidR="000675D2" w:rsidRPr="00203BB4" w:rsidRDefault="00203BB4">
      <w:pPr>
        <w:pStyle w:val="Dot"/>
        <w:numPr>
          <w:ilvl w:val="0"/>
          <w:numId w:val="5"/>
        </w:numPr>
        <w:ind w:left="1800"/>
        <w:rPr>
          <w:sz w:val="26"/>
          <w:szCs w:val="26"/>
        </w:rPr>
      </w:pPr>
      <w:r w:rsidRPr="00203BB4">
        <w:rPr>
          <w:sz w:val="26"/>
          <w:szCs w:val="26"/>
        </w:rPr>
        <w:t>Thiết kế dữ liệu:</w:t>
      </w:r>
    </w:p>
    <w:p w:rsidR="000675D2" w:rsidRPr="00203BB4" w:rsidRDefault="00203BB4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>
                <wp:simplePos x="0" y="0"/>
                <wp:positionH relativeFrom="margin">
                  <wp:posOffset>663575</wp:posOffset>
                </wp:positionH>
                <wp:positionV relativeFrom="paragraph">
                  <wp:posOffset>0</wp:posOffset>
                </wp:positionV>
                <wp:extent cx="5186680" cy="2574290"/>
                <wp:effectExtent l="0" t="0" r="0" b="0"/>
                <wp:wrapSquare wrapText="bothSides"/>
                <wp:docPr id="249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680" cy="2574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006975" cy="2362835"/>
                                  <wp:effectExtent l="0" t="0" r="3175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Picture 3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37736" cy="23773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9" o:spid="_x0000_s1038" type="#_x0000_t202" style="position:absolute;left:0;text-align:left;margin-left:52.25pt;margin-top:0;width:408.4pt;height:202.7pt;z-index:25173811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006975" cy="2362835"/>
                            <wp:effectExtent l="0" t="0" r="3175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Picture 3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37736" cy="23773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75D2" w:rsidRPr="00203BB4" w:rsidRDefault="000675D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Các thuộc tính trừu tượng:</w:t>
      </w:r>
    </w:p>
    <w:p w:rsidR="000675D2" w:rsidRPr="00203BB4" w:rsidRDefault="00203BB4">
      <w:pPr>
        <w:pStyle w:val="ListParagraph"/>
        <w:ind w:left="1800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203BB4">
        <w:rPr>
          <w:rFonts w:ascii="Times New Roman" w:hAnsi="Times New Roman" w:cs="Times New Roman"/>
          <w:color w:val="FF0000"/>
          <w:sz w:val="26"/>
          <w:szCs w:val="26"/>
        </w:rPr>
        <w:t>MaMatHang, MaDonViTinh</w:t>
      </w:r>
    </w:p>
    <w:p w:rsidR="000675D2" w:rsidRPr="00203BB4" w:rsidRDefault="00203BB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Sơ đồ logic:</w:t>
      </w: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>
                <wp:simplePos x="0" y="0"/>
                <wp:positionH relativeFrom="margin">
                  <wp:posOffset>1143000</wp:posOffset>
                </wp:positionH>
                <wp:positionV relativeFrom="paragraph">
                  <wp:posOffset>4445</wp:posOffset>
                </wp:positionV>
                <wp:extent cx="4292600" cy="1828800"/>
                <wp:effectExtent l="0" t="0" r="0" b="0"/>
                <wp:wrapTopAndBottom/>
                <wp:docPr id="287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064000" cy="1718310"/>
                                  <wp:effectExtent l="0" t="0" r="0" b="0"/>
                                  <wp:docPr id="289" name="Pictur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9" name="Picture 28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3571" cy="17308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7" o:spid="_x0000_s1039" type="#_x0000_t202" style="position:absolute;margin-left:90pt;margin-top:.35pt;width:338pt;height:2in;z-index:251759616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064000" cy="1718310"/>
                            <wp:effectExtent l="0" t="0" r="0" b="0"/>
                            <wp:docPr id="289" name="Picture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9" name="Picture 28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3571" cy="17308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3BB4">
        <w:rPr>
          <w:rFonts w:ascii="Times New Roman" w:hAnsi="Times New Roman" w:cs="Times New Roman"/>
          <w:sz w:val="26"/>
          <w:szCs w:val="26"/>
        </w:rPr>
        <w:tab/>
      </w:r>
      <w:r w:rsidRPr="00203BB4">
        <w:rPr>
          <w:rFonts w:ascii="Times New Roman" w:hAnsi="Times New Roman" w:cs="Times New Roman"/>
          <w:sz w:val="26"/>
          <w:szCs w:val="26"/>
        </w:rPr>
        <w:tab/>
      </w:r>
      <w:r w:rsidRPr="00203BB4">
        <w:rPr>
          <w:rFonts w:ascii="Times New Roman" w:hAnsi="Times New Roman" w:cs="Times New Roman"/>
          <w:sz w:val="26"/>
          <w:szCs w:val="26"/>
        </w:rPr>
        <w:tab/>
      </w:r>
      <w:r w:rsidRPr="00203BB4">
        <w:rPr>
          <w:rFonts w:ascii="Times New Roman" w:hAnsi="Times New Roman" w:cs="Times New Roman"/>
          <w:sz w:val="26"/>
          <w:szCs w:val="26"/>
        </w:rPr>
        <w:tab/>
      </w:r>
    </w:p>
    <w:p w:rsidR="000675D2" w:rsidRPr="00203BB4" w:rsidRDefault="00203BB4">
      <w:pPr>
        <w:pStyle w:val="Heading2"/>
        <w:rPr>
          <w:sz w:val="26"/>
          <w:szCs w:val="26"/>
        </w:rPr>
      </w:pPr>
      <w:bookmarkStart w:id="618" w:name="_Toc518206747"/>
      <w:bookmarkStart w:id="619" w:name="_Toc16745"/>
      <w:bookmarkStart w:id="620" w:name="_Toc1926"/>
      <w:bookmarkStart w:id="621" w:name="_Toc7583"/>
      <w:r w:rsidRPr="00203BB4">
        <w:rPr>
          <w:sz w:val="26"/>
          <w:szCs w:val="26"/>
        </w:rPr>
        <w:t>BƯỚC 3: XÉT YÊU CẦU tra cứu đại lý</w:t>
      </w:r>
      <w:bookmarkEnd w:id="618"/>
      <w:bookmarkEnd w:id="619"/>
      <w:bookmarkEnd w:id="620"/>
      <w:bookmarkEnd w:id="621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622" w:name="_Toc518206748"/>
      <w:bookmarkStart w:id="623" w:name="_Toc10626"/>
      <w:bookmarkStart w:id="624" w:name="_Toc18851"/>
      <w:bookmarkStart w:id="625" w:name="_Toc3030"/>
      <w:r w:rsidRPr="00203BB4">
        <w:rPr>
          <w:rFonts w:cs="Times New Roman"/>
          <w:sz w:val="26"/>
        </w:rPr>
        <w:t>Thiết kế dữ liệu với tính đúng đắn</w:t>
      </w:r>
      <w:bookmarkEnd w:id="622"/>
      <w:bookmarkEnd w:id="623"/>
      <w:bookmarkEnd w:id="624"/>
      <w:bookmarkEnd w:id="625"/>
    </w:p>
    <w:p w:rsidR="008103A5" w:rsidRDefault="00203BB4">
      <w:pPr>
        <w:pStyle w:val="ListParagraph"/>
        <w:numPr>
          <w:ilvl w:val="1"/>
          <w:numId w:val="5"/>
        </w:numPr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t>Biểu mẫu liên quan: BM3</w:t>
      </w:r>
    </w:p>
    <w:p w:rsidR="000675D2" w:rsidRPr="008103A5" w:rsidRDefault="008103A5" w:rsidP="008103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7"/>
        <w:gridCol w:w="1724"/>
        <w:gridCol w:w="1310"/>
        <w:gridCol w:w="1711"/>
        <w:gridCol w:w="1443"/>
      </w:tblGrid>
      <w:tr w:rsidR="000675D2" w:rsidRPr="00203BB4" w:rsidTr="008103A5">
        <w:trPr>
          <w:trHeight w:val="264"/>
          <w:jc w:val="center"/>
        </w:trPr>
        <w:tc>
          <w:tcPr>
            <w:tcW w:w="8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BM3:</w:t>
            </w:r>
          </w:p>
        </w:tc>
        <w:tc>
          <w:tcPr>
            <w:tcW w:w="618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Danh Sách Các Đại Lý</w:t>
            </w:r>
          </w:p>
        </w:tc>
      </w:tr>
      <w:tr w:rsidR="000675D2" w:rsidRPr="00203BB4" w:rsidTr="008103A5">
        <w:trPr>
          <w:cantSplit/>
          <w:trHeight w:val="230"/>
          <w:jc w:val="center"/>
        </w:trPr>
        <w:tc>
          <w:tcPr>
            <w:tcW w:w="8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Đại Lý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17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Quận</w:t>
            </w:r>
          </w:p>
        </w:tc>
        <w:tc>
          <w:tcPr>
            <w:tcW w:w="14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Tiền Nợ</w:t>
            </w:r>
          </w:p>
        </w:tc>
      </w:tr>
      <w:tr w:rsidR="000675D2" w:rsidRPr="00203BB4" w:rsidTr="008103A5">
        <w:trPr>
          <w:cantSplit/>
          <w:trHeight w:val="230"/>
          <w:jc w:val="center"/>
        </w:trPr>
        <w:tc>
          <w:tcPr>
            <w:tcW w:w="8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7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 w:rsidTr="008103A5">
        <w:trPr>
          <w:cantSplit/>
          <w:trHeight w:val="230"/>
          <w:jc w:val="center"/>
        </w:trPr>
        <w:tc>
          <w:tcPr>
            <w:tcW w:w="8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7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0675D2">
      <w:pPr>
        <w:tabs>
          <w:tab w:val="left" w:pos="1570"/>
        </w:tabs>
        <w:ind w:left="1440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1"/>
          <w:numId w:val="5"/>
        </w:numPr>
        <w:tabs>
          <w:tab w:val="left" w:pos="1080"/>
          <w:tab w:val="left" w:pos="1570"/>
        </w:tabs>
        <w:ind w:hanging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Sơ đồ luồng dữ liệu</w:t>
      </w:r>
      <w:r w:rsidRPr="00203BB4">
        <w:rPr>
          <w:rFonts w:ascii="Times New Roman" w:hAnsi="Times New Roman" w:cs="Times New Roman"/>
          <w:sz w:val="26"/>
          <w:szCs w:val="26"/>
        </w:rPr>
        <w:t>: Đã có</w:t>
      </w:r>
    </w:p>
    <w:p w:rsidR="000675D2" w:rsidRPr="00203BB4" w:rsidRDefault="00203BB4">
      <w:pPr>
        <w:pStyle w:val="ListParagraph"/>
        <w:numPr>
          <w:ilvl w:val="1"/>
          <w:numId w:val="5"/>
        </w:numPr>
        <w:tabs>
          <w:tab w:val="left" w:pos="1570"/>
        </w:tabs>
        <w:ind w:left="1080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thuộc tính mới</w:t>
      </w:r>
      <w:r w:rsidRPr="00203BB4">
        <w:rPr>
          <w:rFonts w:ascii="Times New Roman" w:hAnsi="Times New Roman" w:cs="Times New Roman"/>
          <w:sz w:val="26"/>
          <w:szCs w:val="26"/>
        </w:rPr>
        <w:t xml:space="preserve">: </w:t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>Không có</w:t>
      </w:r>
    </w:p>
    <w:p w:rsidR="000675D2" w:rsidRPr="00203BB4" w:rsidRDefault="00203BB4">
      <w:pPr>
        <w:pStyle w:val="ListParagraph"/>
        <w:numPr>
          <w:ilvl w:val="1"/>
          <w:numId w:val="5"/>
        </w:numPr>
        <w:tabs>
          <w:tab w:val="left" w:pos="1080"/>
          <w:tab w:val="left" w:pos="1570"/>
        </w:tabs>
        <w:ind w:left="1170" w:hanging="45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Thiết kế dữ liệu:</w:t>
      </w:r>
    </w:p>
    <w:p w:rsidR="000675D2" w:rsidRPr="00203BB4" w:rsidRDefault="000675D2">
      <w:pPr>
        <w:pStyle w:val="ListParagraph"/>
        <w:tabs>
          <w:tab w:val="left" w:pos="1570"/>
        </w:tabs>
        <w:ind w:left="180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203BB4">
      <w:pPr>
        <w:tabs>
          <w:tab w:val="left" w:pos="1570"/>
        </w:tabs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>
                <wp:simplePos x="0" y="0"/>
                <wp:positionH relativeFrom="margin">
                  <wp:posOffset>577850</wp:posOffset>
                </wp:positionH>
                <wp:positionV relativeFrom="paragraph">
                  <wp:posOffset>6985</wp:posOffset>
                </wp:positionV>
                <wp:extent cx="5186680" cy="2574290"/>
                <wp:effectExtent l="0" t="0" r="0" b="0"/>
                <wp:wrapSquare wrapText="bothSides"/>
                <wp:docPr id="290" name="Text 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680" cy="2574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994910" cy="2450465"/>
                                  <wp:effectExtent l="0" t="0" r="0" b="6985"/>
                                  <wp:docPr id="295" name="Picture 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5" name="Picture 29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4910" cy="2450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0" o:spid="_x0000_s1040" type="#_x0000_t202" style="position:absolute;margin-left:45.5pt;margin-top:.55pt;width:408.4pt;height:202.7pt;z-index:251761664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994910" cy="2450465"/>
                            <wp:effectExtent l="0" t="0" r="0" b="6985"/>
                            <wp:docPr id="295" name="Picture 2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5" name="Picture 29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4910" cy="2450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75D2" w:rsidRPr="00203BB4" w:rsidRDefault="000675D2">
      <w:pPr>
        <w:tabs>
          <w:tab w:val="left" w:pos="157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157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157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157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157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157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157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157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157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1"/>
          <w:numId w:val="5"/>
        </w:numPr>
        <w:tabs>
          <w:tab w:val="left" w:pos="1570"/>
        </w:tabs>
        <w:ind w:left="1080"/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thuộc tính trừu tượng:</w:t>
      </w:r>
    </w:p>
    <w:p w:rsidR="000675D2" w:rsidRPr="00203BB4" w:rsidRDefault="00203BB4">
      <w:pPr>
        <w:pStyle w:val="ListParagraph"/>
        <w:numPr>
          <w:ilvl w:val="1"/>
          <w:numId w:val="5"/>
        </w:numPr>
        <w:tabs>
          <w:tab w:val="left" w:pos="1080"/>
          <w:tab w:val="left" w:pos="1570"/>
        </w:tabs>
        <w:ind w:hanging="108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Sơ đồ logic:</w:t>
      </w:r>
      <w:r w:rsidRPr="00203BB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>
                <wp:simplePos x="0" y="0"/>
                <wp:positionH relativeFrom="margin">
                  <wp:posOffset>819150</wp:posOffset>
                </wp:positionH>
                <wp:positionV relativeFrom="paragraph">
                  <wp:posOffset>281940</wp:posOffset>
                </wp:positionV>
                <wp:extent cx="4787900" cy="2146300"/>
                <wp:effectExtent l="0" t="0" r="0" b="6350"/>
                <wp:wrapSquare wrapText="bothSides"/>
                <wp:docPr id="292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14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527550" cy="2023110"/>
                                  <wp:effectExtent l="0" t="0" r="6350" b="0"/>
                                  <wp:docPr id="294" name="Picture 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4" name="Picture 29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3502" cy="20302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2" o:spid="_x0000_s1041" type="#_x0000_t202" style="position:absolute;left:0;text-align:left;margin-left:64.5pt;margin-top:22.2pt;width:377pt;height:169pt;z-index:25176371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527550" cy="2023110"/>
                            <wp:effectExtent l="0" t="0" r="6350" b="0"/>
                            <wp:docPr id="294" name="Picture 2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4" name="Picture 29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3502" cy="20302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75D2" w:rsidRPr="00203BB4" w:rsidRDefault="00203BB4">
      <w:pPr>
        <w:pStyle w:val="Heading2"/>
        <w:rPr>
          <w:sz w:val="26"/>
          <w:szCs w:val="26"/>
        </w:rPr>
      </w:pPr>
      <w:bookmarkStart w:id="626" w:name="_Toc518206749"/>
      <w:bookmarkStart w:id="627" w:name="_Toc10021"/>
      <w:bookmarkStart w:id="628" w:name="_Toc27646"/>
      <w:bookmarkStart w:id="629" w:name="_Toc16779"/>
      <w:r w:rsidRPr="00203BB4">
        <w:rPr>
          <w:sz w:val="26"/>
          <w:szCs w:val="26"/>
        </w:rPr>
        <w:lastRenderedPageBreak/>
        <w:t>BƯỚC 4: XÉT YÊU CẦU LẬP PHIẾU THU TIỀN</w:t>
      </w:r>
      <w:bookmarkEnd w:id="626"/>
      <w:bookmarkEnd w:id="627"/>
      <w:bookmarkEnd w:id="628"/>
      <w:bookmarkEnd w:id="629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630" w:name="_Toc518206750"/>
      <w:bookmarkStart w:id="631" w:name="_Toc16167"/>
      <w:bookmarkStart w:id="632" w:name="_Toc2822"/>
      <w:bookmarkStart w:id="633" w:name="_Toc14603"/>
      <w:r w:rsidRPr="00203BB4">
        <w:rPr>
          <w:rFonts w:cs="Times New Roman"/>
          <w:sz w:val="26"/>
        </w:rPr>
        <w:t>Thiết kế dữ liệu với tính đúng đắn</w:t>
      </w:r>
      <w:bookmarkEnd w:id="630"/>
      <w:bookmarkEnd w:id="631"/>
      <w:bookmarkEnd w:id="632"/>
      <w:bookmarkEnd w:id="633"/>
    </w:p>
    <w:p w:rsidR="000675D2" w:rsidRPr="00203BB4" w:rsidRDefault="00203BB4">
      <w:pPr>
        <w:pStyle w:val="Dot"/>
        <w:tabs>
          <w:tab w:val="clear" w:pos="360"/>
        </w:tabs>
        <w:ind w:left="450" w:firstLine="0"/>
        <w:rPr>
          <w:sz w:val="26"/>
          <w:szCs w:val="26"/>
        </w:rPr>
      </w:pPr>
      <w:r w:rsidRPr="00203BB4">
        <w:rPr>
          <w:sz w:val="26"/>
          <w:szCs w:val="26"/>
        </w:rPr>
        <w:t>Biểu mẫu liên quan: BM4</w:t>
      </w:r>
    </w:p>
    <w:tbl>
      <w:tblPr>
        <w:tblW w:w="75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0"/>
        <w:gridCol w:w="2708"/>
        <w:gridCol w:w="3543"/>
      </w:tblGrid>
      <w:tr w:rsidR="000675D2" w:rsidRPr="00203BB4">
        <w:trPr>
          <w:trHeight w:val="264"/>
          <w:jc w:val="center"/>
        </w:trPr>
        <w:tc>
          <w:tcPr>
            <w:tcW w:w="12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BM4:</w:t>
            </w:r>
          </w:p>
        </w:tc>
        <w:tc>
          <w:tcPr>
            <w:tcW w:w="625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Phiếu Thu Tiền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998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Đại lý: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Địa chỉ: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998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Điện thoại: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Email: </w:t>
            </w:r>
            <w:r w:rsidRPr="00203BB4">
              <w:rPr>
                <w:sz w:val="26"/>
                <w:szCs w:val="26"/>
              </w:rPr>
              <w:tab/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3998" w:type="dxa"/>
            <w:gridSpan w:val="2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Ngày thu tiền: </w:t>
            </w:r>
            <w:r w:rsidRPr="00203BB4">
              <w:rPr>
                <w:sz w:val="26"/>
                <w:szCs w:val="26"/>
              </w:rPr>
              <w:tab/>
            </w:r>
          </w:p>
        </w:tc>
        <w:tc>
          <w:tcPr>
            <w:tcW w:w="3543" w:type="dxa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LeftTable"/>
              <w:tabs>
                <w:tab w:val="right" w:leader="dot" w:pos="3326"/>
              </w:tabs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Số tiền thu: </w:t>
            </w:r>
            <w:r w:rsidRPr="00203BB4">
              <w:rPr>
                <w:sz w:val="26"/>
                <w:szCs w:val="26"/>
              </w:rPr>
              <w:tab/>
            </w:r>
          </w:p>
        </w:tc>
      </w:tr>
    </w:tbl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Dot"/>
        <w:numPr>
          <w:ilvl w:val="0"/>
          <w:numId w:val="8"/>
        </w:numPr>
        <w:rPr>
          <w:b w:val="0"/>
          <w:sz w:val="26"/>
          <w:szCs w:val="26"/>
        </w:rPr>
      </w:pPr>
      <w:r w:rsidRPr="00203BB4">
        <w:rPr>
          <w:sz w:val="26"/>
          <w:szCs w:val="26"/>
        </w:rPr>
        <w:t xml:space="preserve">Sơ đồ luồng dữ liệu: </w:t>
      </w:r>
      <w:r w:rsidRPr="00203BB4">
        <w:rPr>
          <w:b w:val="0"/>
          <w:sz w:val="26"/>
          <w:szCs w:val="26"/>
        </w:rPr>
        <w:t>Đã có</w:t>
      </w:r>
    </w:p>
    <w:p w:rsidR="000675D2" w:rsidRPr="00203BB4" w:rsidRDefault="00203BB4">
      <w:pPr>
        <w:pStyle w:val="ListParagraph"/>
        <w:numPr>
          <w:ilvl w:val="0"/>
          <w:numId w:val="8"/>
        </w:numPr>
        <w:tabs>
          <w:tab w:val="left" w:pos="1570"/>
        </w:tabs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thuộc tính mới:</w:t>
      </w:r>
    </w:p>
    <w:p w:rsidR="000675D2" w:rsidRPr="00203BB4" w:rsidRDefault="00203BB4">
      <w:pPr>
        <w:pStyle w:val="ListParagraph"/>
        <w:numPr>
          <w:ilvl w:val="2"/>
          <w:numId w:val="5"/>
        </w:numPr>
        <w:tabs>
          <w:tab w:val="left" w:pos="1570"/>
        </w:tabs>
        <w:rPr>
          <w:rFonts w:ascii="Times New Roman" w:hAnsi="Times New Roman" w:cs="Times New Roman"/>
          <w:color w:val="FF0000"/>
          <w:sz w:val="26"/>
          <w:szCs w:val="26"/>
        </w:rPr>
      </w:pPr>
      <w:bookmarkStart w:id="634" w:name="_Toc6931"/>
      <w:bookmarkStart w:id="635" w:name="_Toc31643"/>
      <w:r w:rsidRPr="00203BB4">
        <w:rPr>
          <w:rFonts w:ascii="Times New Roman" w:hAnsi="Times New Roman" w:cs="Times New Roman"/>
          <w:color w:val="FF0000"/>
          <w:sz w:val="26"/>
          <w:szCs w:val="26"/>
        </w:rPr>
        <w:t>NgayThuTien</w:t>
      </w:r>
      <w:bookmarkEnd w:id="634"/>
      <w:bookmarkEnd w:id="635"/>
    </w:p>
    <w:p w:rsidR="000675D2" w:rsidRPr="00203BB4" w:rsidRDefault="00203BB4">
      <w:pPr>
        <w:pStyle w:val="ListParagraph"/>
        <w:numPr>
          <w:ilvl w:val="2"/>
          <w:numId w:val="5"/>
        </w:numPr>
        <w:tabs>
          <w:tab w:val="left" w:pos="1570"/>
        </w:tabs>
        <w:rPr>
          <w:rFonts w:ascii="Times New Roman" w:hAnsi="Times New Roman" w:cs="Times New Roman"/>
          <w:color w:val="FF0000"/>
          <w:sz w:val="26"/>
          <w:szCs w:val="26"/>
        </w:rPr>
      </w:pPr>
      <w:bookmarkStart w:id="636" w:name="_Toc25901"/>
      <w:bookmarkStart w:id="637" w:name="_Toc8172"/>
      <w:r w:rsidRPr="00203BB4">
        <w:rPr>
          <w:rFonts w:ascii="Times New Roman" w:hAnsi="Times New Roman" w:cs="Times New Roman"/>
          <w:color w:val="FF0000"/>
          <w:sz w:val="26"/>
          <w:szCs w:val="26"/>
        </w:rPr>
        <w:t>SoTienThu</w:t>
      </w:r>
      <w:bookmarkEnd w:id="636"/>
      <w:bookmarkEnd w:id="637"/>
    </w:p>
    <w:p w:rsidR="000675D2" w:rsidRPr="00203BB4" w:rsidRDefault="00203BB4">
      <w:pPr>
        <w:pStyle w:val="ListParagraph"/>
        <w:numPr>
          <w:ilvl w:val="0"/>
          <w:numId w:val="9"/>
        </w:numPr>
        <w:tabs>
          <w:tab w:val="left" w:pos="1570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>
                <wp:simplePos x="0" y="0"/>
                <wp:positionH relativeFrom="margin">
                  <wp:posOffset>514350</wp:posOffset>
                </wp:positionH>
                <wp:positionV relativeFrom="paragraph">
                  <wp:posOffset>395605</wp:posOffset>
                </wp:positionV>
                <wp:extent cx="5114925" cy="2847975"/>
                <wp:effectExtent l="0" t="0" r="9525" b="9525"/>
                <wp:wrapSquare wrapText="bothSides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284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953000" cy="2638425"/>
                                  <wp:effectExtent l="0" t="0" r="0" b="9525"/>
                                  <wp:docPr id="254" name="Picture 2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4" name="Picture 25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53000" cy="2638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42" type="#_x0000_t202" style="position:absolute;left:0;text-align:left;margin-left:40.5pt;margin-top:31.15pt;width:402.75pt;height:224.25pt;z-index:251772928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953000" cy="2638425"/>
                            <wp:effectExtent l="0" t="0" r="0" b="9525"/>
                            <wp:docPr id="254" name="Picture 2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4" name="Picture 25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53000" cy="2638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Thiết kế dữ liệu:</w:t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:rsidR="000675D2" w:rsidRPr="00203BB4" w:rsidRDefault="00203BB4">
      <w:pPr>
        <w:pStyle w:val="ListParagraph"/>
        <w:numPr>
          <w:ilvl w:val="1"/>
          <w:numId w:val="5"/>
        </w:numPr>
        <w:ind w:left="1080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Các thuộc tính trừu tượng: </w:t>
      </w:r>
    </w:p>
    <w:p w:rsidR="000675D2" w:rsidRPr="00203BB4" w:rsidRDefault="00203BB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38" w:name="_Toc4873"/>
      <w:bookmarkStart w:id="639" w:name="_Toc31083"/>
      <w:r w:rsidRPr="00203BB4">
        <w:rPr>
          <w:rFonts w:ascii="Times New Roman" w:hAnsi="Times New Roman" w:cs="Times New Roman"/>
          <w:color w:val="FF0000"/>
          <w:sz w:val="26"/>
          <w:szCs w:val="26"/>
        </w:rPr>
        <w:t>MaThuTien</w:t>
      </w:r>
      <w:bookmarkEnd w:id="638"/>
      <w:bookmarkEnd w:id="639"/>
    </w:p>
    <w:p w:rsidR="000675D2" w:rsidRPr="00203BB4" w:rsidRDefault="00203BB4">
      <w:pPr>
        <w:pStyle w:val="ListParagraph"/>
        <w:numPr>
          <w:ilvl w:val="1"/>
          <w:numId w:val="5"/>
        </w:numPr>
        <w:ind w:left="1080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Sơ đồ logic:</w:t>
      </w: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203BB4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0" locked="0" layoutInCell="1" allowOverlap="1">
                <wp:simplePos x="0" y="0"/>
                <wp:positionH relativeFrom="margin">
                  <wp:posOffset>276225</wp:posOffset>
                </wp:positionH>
                <wp:positionV relativeFrom="paragraph">
                  <wp:posOffset>4445</wp:posOffset>
                </wp:positionV>
                <wp:extent cx="4953000" cy="2368550"/>
                <wp:effectExtent l="0" t="0" r="0" b="0"/>
                <wp:wrapSquare wrapText="bothSides"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711700" cy="2268220"/>
                                  <wp:effectExtent l="0" t="0" r="0" b="0"/>
                                  <wp:docPr id="258" name="Picture 2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" name="Picture 25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1700" cy="2268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6" o:spid="_x0000_s1043" type="#_x0000_t202" style="position:absolute;left:0;text-align:left;margin-left:21.75pt;margin-top:.35pt;width:390pt;height:186.5pt;z-index:251795456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711700" cy="2268220"/>
                            <wp:effectExtent l="0" t="0" r="0" b="0"/>
                            <wp:docPr id="258" name="Picture 2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8" name="Picture 25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1700" cy="2268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0675D2">
      <w:pPr>
        <w:pStyle w:val="ListParagraph"/>
        <w:ind w:left="9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675D2" w:rsidRPr="00203BB4" w:rsidRDefault="00203BB4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640" w:name="_Toc518206751"/>
      <w:bookmarkStart w:id="641" w:name="_Toc27732"/>
      <w:bookmarkStart w:id="642" w:name="_Toc13351"/>
      <w:bookmarkStart w:id="643" w:name="_Toc14922"/>
      <w:r w:rsidRPr="00203BB4">
        <w:rPr>
          <w:rFonts w:cs="Times New Roman"/>
          <w:sz w:val="26"/>
        </w:rPr>
        <w:t>Thiết kế dữ liệu với tính tiến hóa</w:t>
      </w:r>
      <w:bookmarkEnd w:id="640"/>
      <w:bookmarkEnd w:id="641"/>
      <w:bookmarkEnd w:id="642"/>
      <w:bookmarkEnd w:id="643"/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Qui định liên quan: QĐ4</w:t>
      </w:r>
    </w:p>
    <w:p w:rsidR="000675D2" w:rsidRPr="00203BB4" w:rsidRDefault="00203BB4">
      <w:pPr>
        <w:pStyle w:val="Rule"/>
        <w:rPr>
          <w:sz w:val="26"/>
          <w:szCs w:val="26"/>
          <w:u w:val="single"/>
        </w:rPr>
      </w:pPr>
      <w:r w:rsidRPr="00203BB4">
        <w:rPr>
          <w:sz w:val="26"/>
          <w:szCs w:val="26"/>
        </w:rPr>
        <w:t>QĐ4: Số tiền thu không vượt quá số tiền đại lý đang nợ.</w:t>
      </w:r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 xml:space="preserve">Sơ đồ luồng dữ liệu: </w:t>
      </w:r>
      <w:r w:rsidRPr="00203BB4">
        <w:rPr>
          <w:b w:val="0"/>
          <w:sz w:val="26"/>
          <w:szCs w:val="26"/>
        </w:rPr>
        <w:t>đã có</w:t>
      </w:r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 xml:space="preserve">Các thuộc tính mới: </w:t>
      </w:r>
      <w:r w:rsidRPr="00203BB4">
        <w:rPr>
          <w:b w:val="0"/>
          <w:sz w:val="26"/>
          <w:szCs w:val="26"/>
        </w:rPr>
        <w:t>không có</w:t>
      </w:r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Thiết kế dữ liệu:</w:t>
      </w:r>
    </w:p>
    <w:p w:rsidR="000675D2" w:rsidRPr="00203BB4" w:rsidRDefault="00203BB4">
      <w:pPr>
        <w:tabs>
          <w:tab w:val="left" w:pos="1570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80364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176530</wp:posOffset>
                </wp:positionV>
                <wp:extent cx="5340985" cy="2889250"/>
                <wp:effectExtent l="0" t="0" r="0" b="6350"/>
                <wp:wrapSquare wrapText="bothSides"/>
                <wp:docPr id="274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0985" cy="288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054600" cy="2725420"/>
                                  <wp:effectExtent l="0" t="0" r="0" b="0"/>
                                  <wp:docPr id="279" name="Picture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9" name="Picture 27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5687" cy="27319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4" o:spid="_x0000_s1044" type="#_x0000_t202" style="position:absolute;margin-left:0;margin-top:13.9pt;width:420.55pt;height:227.5pt;z-index:251803648;visibility:visible;mso-wrap-style:square;mso-wrap-distance-left:9pt;mso-wrap-distance-top:3.6pt;mso-wrap-distance-right:9pt;mso-wrap-distance-bottom:3.6pt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054600" cy="2725420"/>
                            <wp:effectExtent l="0" t="0" r="0" b="0"/>
                            <wp:docPr id="279" name="Picture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9" name="Picture 27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5687" cy="27319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75D2" w:rsidRPr="00203BB4" w:rsidRDefault="00203BB4">
      <w:pPr>
        <w:pStyle w:val="ListParagraph"/>
        <w:ind w:left="180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:rsidR="000675D2" w:rsidRPr="00203BB4" w:rsidRDefault="00203BB4">
      <w:pPr>
        <w:pStyle w:val="Dot"/>
        <w:numPr>
          <w:ilvl w:val="0"/>
          <w:numId w:val="5"/>
        </w:numPr>
        <w:rPr>
          <w:sz w:val="26"/>
          <w:szCs w:val="26"/>
        </w:rPr>
      </w:pPr>
      <w:r w:rsidRPr="00203BB4">
        <w:rPr>
          <w:sz w:val="26"/>
          <w:szCs w:val="26"/>
        </w:rPr>
        <w:t>Các thuộc tính trừu tượng</w:t>
      </w:r>
    </w:p>
    <w:p w:rsidR="000675D2" w:rsidRPr="00203BB4" w:rsidRDefault="00203BB4">
      <w:pPr>
        <w:pStyle w:val="Dot"/>
        <w:numPr>
          <w:ilvl w:val="0"/>
          <w:numId w:val="5"/>
        </w:numPr>
        <w:rPr>
          <w:sz w:val="26"/>
          <w:szCs w:val="26"/>
        </w:rPr>
      </w:pPr>
      <w:r w:rsidRPr="00203BB4">
        <w:rPr>
          <w:sz w:val="26"/>
          <w:szCs w:val="26"/>
        </w:rPr>
        <w:t>Sơ đồ logic:</w:t>
      </w:r>
    </w:p>
    <w:p w:rsidR="000675D2" w:rsidRPr="00203BB4" w:rsidRDefault="00203BB4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>
                <wp:simplePos x="0" y="0"/>
                <wp:positionH relativeFrom="margin">
                  <wp:posOffset>77470</wp:posOffset>
                </wp:positionH>
                <wp:positionV relativeFrom="paragraph">
                  <wp:posOffset>77470</wp:posOffset>
                </wp:positionV>
                <wp:extent cx="5075555" cy="3174365"/>
                <wp:effectExtent l="0" t="0" r="0" b="6985"/>
                <wp:wrapSquare wrapText="bothSides"/>
                <wp:docPr id="280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5555" cy="3174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779010" cy="2613660"/>
                                  <wp:effectExtent l="0" t="0" r="2540" b="0"/>
                                  <wp:docPr id="282" name="Picture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2" name="Picture 28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3071" cy="26214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0" o:spid="_x0000_s1045" type="#_x0000_t202" style="position:absolute;left:0;text-align:left;margin-left:6.1pt;margin-top:6.1pt;width:399.65pt;height:249.95pt;z-index:251806720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779010" cy="2613660"/>
                            <wp:effectExtent l="0" t="0" r="2540" b="0"/>
                            <wp:docPr id="282" name="Picture 2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2" name="Picture 28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3071" cy="26214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Heading2"/>
        <w:rPr>
          <w:sz w:val="26"/>
          <w:szCs w:val="26"/>
        </w:rPr>
      </w:pPr>
      <w:bookmarkStart w:id="644" w:name="_Toc518206752"/>
      <w:bookmarkStart w:id="645" w:name="_Toc19807"/>
      <w:bookmarkStart w:id="646" w:name="_Toc8999"/>
      <w:bookmarkStart w:id="647" w:name="_Toc28033"/>
      <w:r w:rsidRPr="00203BB4">
        <w:rPr>
          <w:sz w:val="26"/>
          <w:szCs w:val="26"/>
        </w:rPr>
        <w:lastRenderedPageBreak/>
        <w:t>BƯỚC 5.1: XÉT YÊU CẦU LẬP BÁO CÁO DOANH SỐ</w:t>
      </w:r>
      <w:bookmarkEnd w:id="644"/>
      <w:bookmarkEnd w:id="645"/>
      <w:bookmarkEnd w:id="646"/>
      <w:bookmarkEnd w:id="647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648" w:name="_Toc518206753"/>
      <w:bookmarkStart w:id="649" w:name="_Toc22517"/>
      <w:bookmarkStart w:id="650" w:name="_Toc10184"/>
      <w:bookmarkStart w:id="651" w:name="_Toc6289"/>
      <w:r w:rsidRPr="00203BB4">
        <w:rPr>
          <w:rFonts w:cs="Times New Roman"/>
          <w:sz w:val="26"/>
        </w:rPr>
        <w:t>Thiết kế dữ liệu với tính đúng đắn</w:t>
      </w:r>
      <w:bookmarkEnd w:id="648"/>
      <w:bookmarkEnd w:id="649"/>
      <w:bookmarkEnd w:id="650"/>
      <w:bookmarkEnd w:id="651"/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Biểu mẫu liên quan: BM 5.1</w:t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2"/>
        <w:gridCol w:w="395"/>
        <w:gridCol w:w="1430"/>
        <w:gridCol w:w="1710"/>
        <w:gridCol w:w="1539"/>
        <w:gridCol w:w="1329"/>
      </w:tblGrid>
      <w:tr w:rsidR="000675D2" w:rsidRPr="00203BB4" w:rsidTr="008103A5">
        <w:trPr>
          <w:trHeight w:val="264"/>
          <w:jc w:val="center"/>
        </w:trPr>
        <w:tc>
          <w:tcPr>
            <w:tcW w:w="107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BM5.1:</w:t>
            </w:r>
          </w:p>
        </w:tc>
        <w:tc>
          <w:tcPr>
            <w:tcW w:w="600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Báo Cáo Doanh Số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ab/>
              <w:t>Tháng:</w:t>
            </w: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ab/>
              <w:t>……………………………………</w:t>
            </w:r>
            <w:proofErr w:type="gramStart"/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…..</w:t>
            </w:r>
            <w:proofErr w:type="gramEnd"/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Đại Lý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Số Phiếu Xuất</w:t>
            </w: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Tổng Trị Giá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Tỷ Lệ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0675D2">
      <w:pPr>
        <w:pStyle w:val="Dot"/>
        <w:numPr>
          <w:ilvl w:val="0"/>
          <w:numId w:val="0"/>
        </w:numPr>
        <w:rPr>
          <w:sz w:val="26"/>
          <w:szCs w:val="26"/>
        </w:rPr>
      </w:pPr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 xml:space="preserve">Sơ đồ luồng dữ liệu: </w:t>
      </w:r>
      <w:r w:rsidRPr="00203BB4">
        <w:rPr>
          <w:b w:val="0"/>
          <w:sz w:val="26"/>
          <w:szCs w:val="26"/>
        </w:rPr>
        <w:t>đã có</w:t>
      </w:r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Các thuộc tính mới:</w:t>
      </w:r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52" w:name="_Toc2804"/>
      <w:bookmarkStart w:id="653" w:name="_Toc5813"/>
      <w:r w:rsidRPr="00203BB4">
        <w:rPr>
          <w:rFonts w:ascii="Times New Roman" w:hAnsi="Times New Roman" w:cs="Times New Roman"/>
          <w:color w:val="FF0000"/>
          <w:sz w:val="26"/>
          <w:szCs w:val="26"/>
        </w:rPr>
        <w:t>SoPhieuXuat</w:t>
      </w:r>
      <w:bookmarkEnd w:id="652"/>
      <w:bookmarkEnd w:id="653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54" w:name="_Toc7286"/>
      <w:bookmarkStart w:id="655" w:name="_Toc30211"/>
      <w:r w:rsidRPr="00203BB4">
        <w:rPr>
          <w:rFonts w:ascii="Times New Roman" w:hAnsi="Times New Roman" w:cs="Times New Roman"/>
          <w:color w:val="FF0000"/>
          <w:sz w:val="26"/>
          <w:szCs w:val="26"/>
        </w:rPr>
        <w:t>TongGiaTri</w:t>
      </w:r>
      <w:bookmarkEnd w:id="654"/>
      <w:bookmarkEnd w:id="655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56" w:name="_Toc19534"/>
      <w:bookmarkStart w:id="657" w:name="_Toc988"/>
      <w:r w:rsidRPr="00203BB4">
        <w:rPr>
          <w:rFonts w:ascii="Times New Roman" w:hAnsi="Times New Roman" w:cs="Times New Roman"/>
          <w:color w:val="FF0000"/>
          <w:sz w:val="26"/>
          <w:szCs w:val="26"/>
        </w:rPr>
        <w:t>TiLe</w:t>
      </w:r>
      <w:bookmarkEnd w:id="656"/>
      <w:bookmarkEnd w:id="657"/>
    </w:p>
    <w:p w:rsidR="000675D2" w:rsidRPr="00203BB4" w:rsidRDefault="00203BB4">
      <w:pPr>
        <w:pStyle w:val="Dot"/>
        <w:numPr>
          <w:ilvl w:val="0"/>
          <w:numId w:val="5"/>
        </w:numPr>
        <w:ind w:left="360"/>
        <w:rPr>
          <w:sz w:val="26"/>
          <w:szCs w:val="26"/>
        </w:rPr>
      </w:pPr>
      <w:r w:rsidRPr="00203BB4">
        <w:rPr>
          <w:sz w:val="26"/>
          <w:szCs w:val="26"/>
        </w:rPr>
        <w:t>Thiết kế dữ liệu:</w:t>
      </w:r>
    </w:p>
    <w:p w:rsidR="000675D2" w:rsidRPr="00203BB4" w:rsidRDefault="00203BB4">
      <w:pPr>
        <w:jc w:val="bot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>
                <wp:simplePos x="0" y="0"/>
                <wp:positionH relativeFrom="margin">
                  <wp:posOffset>657225</wp:posOffset>
                </wp:positionH>
                <wp:positionV relativeFrom="paragraph">
                  <wp:posOffset>153035</wp:posOffset>
                </wp:positionV>
                <wp:extent cx="4540250" cy="2857500"/>
                <wp:effectExtent l="0" t="0" r="0" b="0"/>
                <wp:wrapTopAndBottom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0" cy="285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241800" cy="2724150"/>
                                  <wp:effectExtent l="0" t="0" r="635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1800" cy="2724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2" o:spid="_x0000_s1046" type="#_x0000_t202" style="position:absolute;left:0;text-align:left;margin-left:51.75pt;margin-top:12.05pt;width:357.5pt;height:225pt;z-index:25181491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241800" cy="2724150"/>
                            <wp:effectExtent l="0" t="0" r="635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1800" cy="2724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675D2" w:rsidRPr="00203BB4" w:rsidRDefault="00203BB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thuộc tính trừu tượng:</w:t>
      </w:r>
    </w:p>
    <w:p w:rsidR="000675D2" w:rsidRPr="00203BB4" w:rsidRDefault="00203BB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color w:val="FF0000"/>
          <w:sz w:val="26"/>
          <w:szCs w:val="26"/>
        </w:rPr>
        <w:t>MaBaoCaoDS</w:t>
      </w: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numPr>
          <w:ilvl w:val="0"/>
          <w:numId w:val="12"/>
        </w:numPr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4953000" cy="2368550"/>
                <wp:effectExtent l="0" t="0" r="0" b="0"/>
                <wp:wrapSquare wrapText="bothSides"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464685" cy="2268220"/>
                                  <wp:effectExtent l="0" t="0" r="0" b="0"/>
                                  <wp:docPr id="385" name="Picture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5" name="Picture 38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64685" cy="2268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3" o:spid="_x0000_s1047" type="#_x0000_t202" style="position:absolute;left:0;text-align:left;margin-left:0;margin-top:26.1pt;width:390pt;height:186.5pt;z-index:25182003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464685" cy="2268220"/>
                            <wp:effectExtent l="0" t="0" r="0" b="0"/>
                            <wp:docPr id="385" name="Picture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5" name="Picture 38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64685" cy="2268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sơ đồ logic</w:t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  <w:r w:rsidRPr="00203BB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Heading2"/>
        <w:rPr>
          <w:sz w:val="26"/>
          <w:szCs w:val="26"/>
        </w:rPr>
      </w:pPr>
      <w:bookmarkStart w:id="658" w:name="_Toc518206754"/>
      <w:bookmarkStart w:id="659" w:name="_Toc14526"/>
      <w:bookmarkStart w:id="660" w:name="_Toc3936"/>
      <w:bookmarkStart w:id="661" w:name="_Toc27702"/>
      <w:r w:rsidRPr="00203BB4">
        <w:rPr>
          <w:sz w:val="26"/>
          <w:szCs w:val="26"/>
        </w:rPr>
        <w:t>BƯỚC 5.2: XÉT YÊU CẦU LẬP BÁO CÁO NỢ CÔNG</w:t>
      </w:r>
      <w:bookmarkEnd w:id="658"/>
      <w:bookmarkEnd w:id="659"/>
      <w:bookmarkEnd w:id="660"/>
      <w:bookmarkEnd w:id="661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662" w:name="_Toc518206755"/>
      <w:bookmarkStart w:id="663" w:name="_Toc14256"/>
      <w:bookmarkStart w:id="664" w:name="_Toc3912"/>
      <w:bookmarkStart w:id="665" w:name="_Toc32232"/>
      <w:r w:rsidRPr="00203BB4">
        <w:rPr>
          <w:rFonts w:cs="Times New Roman"/>
          <w:sz w:val="26"/>
        </w:rPr>
        <w:t>Thiết kế dữ liệu với tính đúng đắn</w:t>
      </w:r>
      <w:bookmarkEnd w:id="662"/>
      <w:bookmarkEnd w:id="663"/>
      <w:bookmarkEnd w:id="664"/>
      <w:bookmarkEnd w:id="665"/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Biểu mẫu liên quan: BM5.2</w:t>
      </w:r>
    </w:p>
    <w:tbl>
      <w:tblPr>
        <w:tblW w:w="73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5"/>
        <w:gridCol w:w="229"/>
        <w:gridCol w:w="1596"/>
        <w:gridCol w:w="1539"/>
        <w:gridCol w:w="1368"/>
        <w:gridCol w:w="1671"/>
      </w:tblGrid>
      <w:tr w:rsidR="000675D2" w:rsidRPr="00203BB4">
        <w:trPr>
          <w:trHeight w:val="264"/>
          <w:jc w:val="center"/>
        </w:trPr>
        <w:tc>
          <w:tcPr>
            <w:tcW w:w="118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Báo Cáo Công Nợ Đại Lý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7358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Tháng:</w:t>
            </w: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ab/>
              <w:t>………………………….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9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Đại Lý</w:t>
            </w: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Nợ Đầu</w:t>
            </w:r>
          </w:p>
        </w:tc>
        <w:tc>
          <w:tcPr>
            <w:tcW w:w="13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Phát Sinh</w:t>
            </w:r>
          </w:p>
        </w:tc>
        <w:tc>
          <w:tcPr>
            <w:tcW w:w="16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Nợ Cuối</w:t>
            </w: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9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rPr>
          <w:cantSplit/>
          <w:trHeight w:val="230"/>
          <w:jc w:val="center"/>
        </w:trPr>
        <w:tc>
          <w:tcPr>
            <w:tcW w:w="9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82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53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3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  <w:tc>
          <w:tcPr>
            <w:tcW w:w="16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</w:tbl>
    <w:p w:rsidR="000675D2" w:rsidRPr="00203BB4" w:rsidRDefault="000675D2">
      <w:pPr>
        <w:pStyle w:val="Dot"/>
        <w:numPr>
          <w:ilvl w:val="0"/>
          <w:numId w:val="0"/>
        </w:numPr>
        <w:rPr>
          <w:sz w:val="26"/>
          <w:szCs w:val="26"/>
        </w:rPr>
      </w:pPr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 xml:space="preserve">Sơ đồ luồng dữ liệu: </w:t>
      </w:r>
      <w:r w:rsidRPr="00203BB4">
        <w:rPr>
          <w:b w:val="0"/>
          <w:sz w:val="26"/>
          <w:szCs w:val="26"/>
        </w:rPr>
        <w:t>đã có</w:t>
      </w:r>
    </w:p>
    <w:p w:rsidR="000675D2" w:rsidRPr="00203BB4" w:rsidRDefault="00203BB4">
      <w:pPr>
        <w:pStyle w:val="Dot"/>
        <w:rPr>
          <w:sz w:val="26"/>
          <w:szCs w:val="26"/>
        </w:rPr>
      </w:pPr>
      <w:r w:rsidRPr="00203BB4">
        <w:rPr>
          <w:sz w:val="26"/>
          <w:szCs w:val="26"/>
        </w:rPr>
        <w:t>Các thuộc tính mới:</w:t>
      </w:r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66" w:name="_Toc12646"/>
      <w:bookmarkStart w:id="667" w:name="_Toc10050"/>
      <w:r w:rsidRPr="00203BB4">
        <w:rPr>
          <w:rFonts w:ascii="Times New Roman" w:hAnsi="Times New Roman" w:cs="Times New Roman"/>
          <w:color w:val="FF0000"/>
          <w:sz w:val="26"/>
          <w:szCs w:val="26"/>
        </w:rPr>
        <w:t>NoDau</w:t>
      </w:r>
      <w:bookmarkEnd w:id="666"/>
      <w:bookmarkEnd w:id="667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68" w:name="_Toc11766"/>
      <w:bookmarkStart w:id="669" w:name="_Toc5075"/>
      <w:r w:rsidRPr="00203BB4">
        <w:rPr>
          <w:rFonts w:ascii="Times New Roman" w:hAnsi="Times New Roman" w:cs="Times New Roman"/>
          <w:color w:val="FF0000"/>
          <w:sz w:val="26"/>
          <w:szCs w:val="26"/>
        </w:rPr>
        <w:t>NoCuoi</w:t>
      </w:r>
      <w:bookmarkEnd w:id="668"/>
      <w:bookmarkEnd w:id="669"/>
    </w:p>
    <w:p w:rsidR="000675D2" w:rsidRPr="00203BB4" w:rsidRDefault="00203BB4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bookmarkStart w:id="670" w:name="_Toc30265"/>
      <w:bookmarkStart w:id="671" w:name="_Toc18547"/>
      <w:r w:rsidRPr="00203BB4">
        <w:rPr>
          <w:rFonts w:ascii="Times New Roman" w:hAnsi="Times New Roman" w:cs="Times New Roman"/>
          <w:color w:val="FF0000"/>
          <w:sz w:val="26"/>
          <w:szCs w:val="26"/>
        </w:rPr>
        <w:t>PhatSinh</w:t>
      </w:r>
      <w:bookmarkEnd w:id="670"/>
      <w:bookmarkEnd w:id="671"/>
    </w:p>
    <w:p w:rsidR="000675D2" w:rsidRPr="00203BB4" w:rsidRDefault="00203BB4">
      <w:pPr>
        <w:pStyle w:val="ListParagraph"/>
        <w:numPr>
          <w:ilvl w:val="1"/>
          <w:numId w:val="5"/>
        </w:numPr>
        <w:ind w:left="45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Thiết kế dữ liệu:</w:t>
      </w: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jc w:val="bot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852800" behindDoc="0" locked="0" layoutInCell="1" allowOverlap="1">
                <wp:simplePos x="0" y="0"/>
                <wp:positionH relativeFrom="margin">
                  <wp:posOffset>752475</wp:posOffset>
                </wp:positionH>
                <wp:positionV relativeFrom="paragraph">
                  <wp:posOffset>0</wp:posOffset>
                </wp:positionV>
                <wp:extent cx="4953000" cy="2368550"/>
                <wp:effectExtent l="0" t="0" r="0" b="0"/>
                <wp:wrapTopAndBottom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533900" cy="2268220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icture 3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3900" cy="2268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5" o:spid="_x0000_s1048" type="#_x0000_t202" style="position:absolute;left:0;text-align:left;margin-left:59.25pt;margin-top:0;width:390pt;height:186.5pt;z-index:251852800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533900" cy="2268220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icture 3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33900" cy="2268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675D2" w:rsidRPr="00203BB4" w:rsidRDefault="00203BB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Các thuộc tính trừu tượng:</w:t>
      </w:r>
    </w:p>
    <w:p w:rsidR="000675D2" w:rsidRPr="00203BB4" w:rsidRDefault="00203BB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672" w:name="_Toc28555"/>
      <w:bookmarkStart w:id="673" w:name="_Toc24333"/>
      <w:r w:rsidRPr="00203BB4">
        <w:rPr>
          <w:rFonts w:ascii="Times New Roman" w:hAnsi="Times New Roman" w:cs="Times New Roman"/>
          <w:color w:val="FF0000"/>
          <w:sz w:val="26"/>
          <w:szCs w:val="26"/>
        </w:rPr>
        <w:t>MaBaoCaoCN</w:t>
      </w:r>
      <w:bookmarkEnd w:id="672"/>
      <w:bookmarkEnd w:id="673"/>
    </w:p>
    <w:p w:rsidR="000675D2" w:rsidRPr="00203BB4" w:rsidRDefault="00203BB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203BB4">
        <w:rPr>
          <w:rFonts w:ascii="Times New Roman" w:hAnsi="Times New Roman" w:cs="Times New Roman"/>
          <w:b/>
          <w:sz w:val="26"/>
          <w:szCs w:val="26"/>
        </w:rPr>
        <w:t>Sơ đồ logic:</w:t>
      </w:r>
    </w:p>
    <w:p w:rsidR="000675D2" w:rsidRPr="00203BB4" w:rsidRDefault="000675D2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>
                <wp:simplePos x="0" y="0"/>
                <wp:positionH relativeFrom="margin">
                  <wp:posOffset>520700</wp:posOffset>
                </wp:positionH>
                <wp:positionV relativeFrom="paragraph">
                  <wp:posOffset>8890</wp:posOffset>
                </wp:positionV>
                <wp:extent cx="4432300" cy="2368550"/>
                <wp:effectExtent l="0" t="0" r="6350" b="0"/>
                <wp:wrapSquare wrapText="bothSides"/>
                <wp:docPr id="379" name="Text Box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2300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03BB4" w:rsidRDefault="00203B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271645" cy="2268220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Picture 3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1645" cy="2268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9" o:spid="_x0000_s1049" type="#_x0000_t202" style="position:absolute;left:0;text-align:left;margin-left:41pt;margin-top:.7pt;width:349pt;height:186.5pt;z-index:251879424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" stroked="f">
                <v:textbox>
                  <w:txbxContent>
                    <w:p w:rsidR="00203BB4" w:rsidRDefault="00203BB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271645" cy="2268220"/>
                            <wp:effectExtent l="0" t="0" r="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Picture 3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1645" cy="2268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75D2" w:rsidRPr="00203BB4" w:rsidRDefault="000675D2">
      <w:pPr>
        <w:tabs>
          <w:tab w:val="left" w:pos="638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638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638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638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638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tabs>
          <w:tab w:val="left" w:pos="6380"/>
        </w:tabs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Heading2"/>
        <w:tabs>
          <w:tab w:val="clear" w:pos="2340"/>
          <w:tab w:val="left" w:pos="576"/>
        </w:tabs>
        <w:ind w:left="576" w:hanging="576"/>
        <w:rPr>
          <w:sz w:val="26"/>
          <w:szCs w:val="26"/>
        </w:rPr>
      </w:pPr>
      <w:bookmarkStart w:id="674" w:name="_Toc263403173"/>
      <w:bookmarkStart w:id="675" w:name="_Toc518206756"/>
      <w:bookmarkStart w:id="676" w:name="_Toc11816"/>
      <w:bookmarkStart w:id="677" w:name="_Toc10616"/>
      <w:bookmarkStart w:id="678" w:name="_Toc21376"/>
      <w:r w:rsidRPr="00203BB4">
        <w:rPr>
          <w:sz w:val="26"/>
          <w:szCs w:val="26"/>
        </w:rPr>
        <w:t>DIỄN GIẢI CƠ SỞ DỮ LIỆU</w:t>
      </w:r>
      <w:bookmarkEnd w:id="674"/>
      <w:bookmarkEnd w:id="675"/>
      <w:bookmarkEnd w:id="676"/>
      <w:bookmarkEnd w:id="677"/>
      <w:bookmarkEnd w:id="678"/>
    </w:p>
    <w:p w:rsidR="008103A5" w:rsidRDefault="00203BB4">
      <w:pPr>
        <w:pStyle w:val="Heading3"/>
        <w:rPr>
          <w:rFonts w:cs="Times New Roman"/>
          <w:sz w:val="26"/>
        </w:rPr>
      </w:pPr>
      <w:bookmarkStart w:id="679" w:name="_Toc263403174"/>
      <w:bookmarkStart w:id="680" w:name="_Toc518206757"/>
      <w:bookmarkStart w:id="681" w:name="_Toc11084"/>
      <w:bookmarkStart w:id="682" w:name="_Toc30070"/>
      <w:bookmarkStart w:id="683" w:name="_Toc3152"/>
      <w:r w:rsidRPr="00203BB4">
        <w:rPr>
          <w:rFonts w:cs="Times New Roman"/>
          <w:sz w:val="26"/>
        </w:rPr>
        <w:t>Bảng</w:t>
      </w:r>
      <w:bookmarkEnd w:id="679"/>
      <w:r w:rsidRPr="00203BB4">
        <w:rPr>
          <w:rFonts w:cs="Times New Roman"/>
          <w:sz w:val="26"/>
        </w:rPr>
        <w:t xml:space="preserve"> đại lý</w:t>
      </w:r>
      <w:bookmarkEnd w:id="680"/>
      <w:bookmarkEnd w:id="681"/>
      <w:bookmarkEnd w:id="682"/>
      <w:bookmarkEnd w:id="683"/>
    </w:p>
    <w:p w:rsidR="000675D2" w:rsidRPr="008103A5" w:rsidRDefault="008103A5" w:rsidP="008103A5">
      <w:pPr>
        <w:rPr>
          <w:rFonts w:ascii="Times New Roman" w:eastAsia="Times New Roman" w:hAnsi="Times New Roman"/>
          <w:szCs w:val="26"/>
        </w:rPr>
      </w:pPr>
      <w:r>
        <w:br w:type="page"/>
      </w: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1758"/>
        <w:gridCol w:w="1620"/>
        <w:gridCol w:w="531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758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Thuộc tính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531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Diễn giải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MaDL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color w:val="0000FF"/>
                <w:sz w:val="26"/>
                <w:szCs w:val="26"/>
              </w:rPr>
              <w:t>Int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Mỗi đại lý có một mã đai lý duy nhất phân biệt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TenDL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proofErr w:type="gramStart"/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varchar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(</w:t>
            </w:r>
            <w:proofErr w:type="gramEnd"/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)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Tên đại lý ứng với mã đại lý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DiaChi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proofErr w:type="gramStart"/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varchar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(</w:t>
            </w:r>
            <w:proofErr w:type="gramEnd"/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40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)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Địa chỉ từng đain lý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Email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proofErr w:type="gramStart"/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varchar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(</w:t>
            </w:r>
            <w:proofErr w:type="gramEnd"/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)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Email đại lý (có thể có hoặc không)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5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DienThoai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proofErr w:type="gramStart"/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varchar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(</w:t>
            </w:r>
            <w:proofErr w:type="gramEnd"/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)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Điện thoại đại lý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6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NgTiepNhan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smalldatetime</w:t>
            </w:r>
          </w:p>
          <w:p w:rsidR="000675D2" w:rsidRPr="00203BB4" w:rsidRDefault="000675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Ngày ghi nhận đại lý vào Database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7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NoCuaDaiLy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Nợ của từng đại lý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8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MaQuan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jc w:val="left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Mã quận đại lý ứng với tên quận nhập vào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9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MaLoaiDL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jc w:val="left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Mã loại đại lý ứng với tên loại đại lý nhập vào</w:t>
            </w:r>
          </w:p>
        </w:tc>
      </w:tr>
    </w:tbl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684" w:name="_Toc518206758"/>
      <w:bookmarkStart w:id="685" w:name="_Toc8938"/>
      <w:bookmarkStart w:id="686" w:name="_Toc8672"/>
      <w:bookmarkStart w:id="687" w:name="_Toc8859"/>
      <w:r w:rsidRPr="00203BB4">
        <w:rPr>
          <w:rFonts w:cs="Times New Roman"/>
          <w:sz w:val="26"/>
        </w:rPr>
        <w:t>Bảng quận</w:t>
      </w:r>
      <w:bookmarkEnd w:id="684"/>
      <w:bookmarkEnd w:id="685"/>
      <w:bookmarkEnd w:id="686"/>
      <w:bookmarkEnd w:id="687"/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1758"/>
        <w:gridCol w:w="1620"/>
        <w:gridCol w:w="531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58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Thuộc tính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531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Diễn giải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MaQuan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color w:val="0000FF"/>
                <w:sz w:val="26"/>
                <w:szCs w:val="26"/>
              </w:rPr>
              <w:t>Int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Mỗi quận có một mã quận duy nhất phân biệt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TenQuan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proofErr w:type="gramStart"/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varchar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(</w:t>
            </w:r>
            <w:proofErr w:type="gramEnd"/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)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Tên quận ứng với mã quận</w:t>
            </w:r>
          </w:p>
        </w:tc>
      </w:tr>
    </w:tbl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688" w:name="_Toc518206759"/>
      <w:bookmarkStart w:id="689" w:name="_Toc31969"/>
      <w:bookmarkStart w:id="690" w:name="_Toc12900"/>
      <w:bookmarkStart w:id="691" w:name="_Toc21496"/>
      <w:r w:rsidRPr="00203BB4">
        <w:rPr>
          <w:rFonts w:cs="Times New Roman"/>
          <w:sz w:val="26"/>
        </w:rPr>
        <w:t>Bảng loại đai lý</w:t>
      </w:r>
      <w:bookmarkEnd w:id="688"/>
      <w:bookmarkEnd w:id="689"/>
      <w:bookmarkEnd w:id="690"/>
      <w:bookmarkEnd w:id="691"/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1758"/>
        <w:gridCol w:w="1620"/>
        <w:gridCol w:w="531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58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Thuộc tính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531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Diễn giải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MaLoaiDL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color w:val="0000FF"/>
                <w:sz w:val="26"/>
                <w:szCs w:val="26"/>
              </w:rPr>
              <w:t>Int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Mỗi loại đại lý có một mã loại đại lý duy nhất phân biệt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TenLoaiDL</w:t>
            </w:r>
          </w:p>
        </w:tc>
        <w:tc>
          <w:tcPr>
            <w:tcW w:w="1620" w:type="dxa"/>
            <w:vAlign w:val="center"/>
          </w:tcPr>
          <w:p w:rsidR="000675D2" w:rsidRPr="00203BB4" w:rsidRDefault="008103A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</w:t>
            </w:r>
            <w:r w:rsidR="00203BB4"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archar</w:t>
            </w:r>
            <w:r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 xml:space="preserve"> </w:t>
            </w:r>
            <w:r w:rsidR="00203BB4"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(</w:t>
            </w:r>
            <w:r w:rsidR="00203BB4" w:rsidRPr="00203BB4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 w:rsidR="00203BB4"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)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Tên loại đại lý ứng với mã loại đại lý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175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NoToiDa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3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Nợ tối đa của từng loại đại lý</w:t>
            </w:r>
          </w:p>
        </w:tc>
      </w:tr>
    </w:tbl>
    <w:p w:rsidR="008103A5" w:rsidRDefault="00203BB4">
      <w:pPr>
        <w:pStyle w:val="Heading3"/>
        <w:rPr>
          <w:rFonts w:cs="Times New Roman"/>
          <w:sz w:val="26"/>
        </w:rPr>
      </w:pPr>
      <w:bookmarkStart w:id="692" w:name="_Toc518206760"/>
      <w:bookmarkStart w:id="693" w:name="_Toc17083"/>
      <w:bookmarkStart w:id="694" w:name="_Toc10947"/>
      <w:bookmarkStart w:id="695" w:name="_Toc32722"/>
      <w:r w:rsidRPr="00203BB4">
        <w:rPr>
          <w:rFonts w:cs="Times New Roman"/>
          <w:sz w:val="26"/>
        </w:rPr>
        <w:t>Bảng Phiếu xuất</w:t>
      </w:r>
      <w:bookmarkEnd w:id="692"/>
      <w:bookmarkEnd w:id="693"/>
      <w:bookmarkEnd w:id="694"/>
      <w:bookmarkEnd w:id="695"/>
    </w:p>
    <w:p w:rsidR="000675D2" w:rsidRPr="008103A5" w:rsidRDefault="008103A5" w:rsidP="008103A5">
      <w:pPr>
        <w:rPr>
          <w:rFonts w:ascii="Times New Roman" w:eastAsia="Times New Roman" w:hAnsi="Times New Roman"/>
          <w:szCs w:val="26"/>
        </w:rPr>
      </w:pPr>
      <w:r>
        <w:br w:type="page"/>
      </w: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800"/>
        <w:gridCol w:w="1800"/>
        <w:gridCol w:w="5040"/>
      </w:tblGrid>
      <w:tr w:rsidR="000675D2" w:rsidRPr="00203BB4" w:rsidTr="008103A5">
        <w:tc>
          <w:tcPr>
            <w:tcW w:w="72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80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Thuộc tính</w:t>
            </w:r>
          </w:p>
        </w:tc>
        <w:tc>
          <w:tcPr>
            <w:tcW w:w="180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504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Diễn giải</w:t>
            </w:r>
          </w:p>
        </w:tc>
      </w:tr>
      <w:tr w:rsidR="000675D2" w:rsidRPr="00203BB4" w:rsidTr="008103A5">
        <w:tc>
          <w:tcPr>
            <w:tcW w:w="7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MaPhieuXuat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pStyle w:val="Table"/>
              <w:jc w:val="left"/>
              <w:rPr>
                <w:sz w:val="26"/>
                <w:szCs w:val="26"/>
              </w:rPr>
            </w:pPr>
            <w:r w:rsidRPr="00203BB4">
              <w:rPr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Mỗi phiếu xuất có một mã phiếu xuất duy nhất phân biệt</w:t>
            </w:r>
          </w:p>
        </w:tc>
      </w:tr>
      <w:tr w:rsidR="000675D2" w:rsidRPr="00203BB4" w:rsidTr="008103A5">
        <w:tc>
          <w:tcPr>
            <w:tcW w:w="7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MaDL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Mã đai lý lập phiếu xuất hàng</w:t>
            </w:r>
          </w:p>
        </w:tc>
      </w:tr>
      <w:tr w:rsidR="000675D2" w:rsidRPr="00203BB4" w:rsidTr="008103A5">
        <w:tc>
          <w:tcPr>
            <w:tcW w:w="7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NgayLapPhieu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smalldatetime</w:t>
            </w:r>
          </w:p>
          <w:p w:rsidR="000675D2" w:rsidRPr="00203BB4" w:rsidRDefault="000675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Ngày lập phiếu xuất</w:t>
            </w:r>
          </w:p>
        </w:tc>
      </w:tr>
      <w:tr w:rsidR="000675D2" w:rsidRPr="00203BB4" w:rsidTr="008103A5">
        <w:tc>
          <w:tcPr>
            <w:tcW w:w="72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TongGiaTri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Tổng giá trị phiếu xuất</w:t>
            </w:r>
          </w:p>
        </w:tc>
      </w:tr>
    </w:tbl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696" w:name="_Toc518206761"/>
      <w:bookmarkStart w:id="697" w:name="_Toc29530"/>
      <w:bookmarkStart w:id="698" w:name="_Toc16975"/>
      <w:bookmarkStart w:id="699" w:name="_Toc9825"/>
      <w:r w:rsidRPr="00203BB4">
        <w:rPr>
          <w:rFonts w:cs="Times New Roman"/>
          <w:sz w:val="26"/>
        </w:rPr>
        <w:t>Bảng chi tiết phiếu xuất</w:t>
      </w:r>
      <w:bookmarkEnd w:id="696"/>
      <w:bookmarkEnd w:id="697"/>
      <w:bookmarkEnd w:id="698"/>
      <w:bookmarkEnd w:id="699"/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1890"/>
        <w:gridCol w:w="1620"/>
        <w:gridCol w:w="5040"/>
      </w:tblGrid>
      <w:tr w:rsidR="000675D2" w:rsidRPr="00203BB4" w:rsidTr="008103A5">
        <w:tc>
          <w:tcPr>
            <w:tcW w:w="81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Thuộc tính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504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Diễn giải</w:t>
            </w:r>
          </w:p>
        </w:tc>
      </w:tr>
      <w:tr w:rsidR="000675D2" w:rsidRPr="00203BB4" w:rsidTr="008103A5">
        <w:tc>
          <w:tcPr>
            <w:tcW w:w="8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89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MaChiTietPhieu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pStyle w:val="Table"/>
              <w:jc w:val="left"/>
              <w:rPr>
                <w:sz w:val="26"/>
                <w:szCs w:val="26"/>
              </w:rPr>
            </w:pPr>
            <w:r w:rsidRPr="00203BB4">
              <w:rPr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Mỗi phiếu xuất có một mã chi tiết phiếu xuất duy nhất phân biệt</w:t>
            </w:r>
          </w:p>
        </w:tc>
      </w:tr>
      <w:tr w:rsidR="000675D2" w:rsidRPr="00203BB4" w:rsidTr="008103A5">
        <w:tc>
          <w:tcPr>
            <w:tcW w:w="8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89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MaPhieuXuat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Mã phiếu xuất lập chi tiết phiếu xuất</w:t>
            </w:r>
          </w:p>
        </w:tc>
      </w:tr>
      <w:tr w:rsidR="000675D2" w:rsidRPr="00203BB4" w:rsidTr="008103A5">
        <w:tc>
          <w:tcPr>
            <w:tcW w:w="8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189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MaMatHang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  <w:p w:rsidR="000675D2" w:rsidRPr="00203BB4" w:rsidRDefault="000675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Mã từng mặt hàng trong phiếu xuất</w:t>
            </w:r>
          </w:p>
        </w:tc>
      </w:tr>
      <w:tr w:rsidR="000675D2" w:rsidRPr="00203BB4" w:rsidTr="008103A5">
        <w:tc>
          <w:tcPr>
            <w:tcW w:w="8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189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MaDonViTinh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Mã đơn vị tính của mặt hàng trong phiếu xuất</w:t>
            </w:r>
          </w:p>
        </w:tc>
      </w:tr>
      <w:tr w:rsidR="000675D2" w:rsidRPr="00203BB4" w:rsidTr="008103A5">
        <w:tc>
          <w:tcPr>
            <w:tcW w:w="8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5</w:t>
            </w:r>
          </w:p>
        </w:tc>
        <w:tc>
          <w:tcPr>
            <w:tcW w:w="189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SoLuongXuat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Số lượng mặt hàng xuất</w:t>
            </w:r>
          </w:p>
        </w:tc>
      </w:tr>
      <w:tr w:rsidR="000675D2" w:rsidRPr="00203BB4" w:rsidTr="008103A5">
        <w:tc>
          <w:tcPr>
            <w:tcW w:w="8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6</w:t>
            </w:r>
          </w:p>
        </w:tc>
        <w:tc>
          <w:tcPr>
            <w:tcW w:w="189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DonGia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Đơn giá mặt hàng</w:t>
            </w:r>
          </w:p>
        </w:tc>
      </w:tr>
      <w:tr w:rsidR="000675D2" w:rsidRPr="00203BB4" w:rsidTr="008103A5">
        <w:tc>
          <w:tcPr>
            <w:tcW w:w="81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7 </w:t>
            </w:r>
          </w:p>
        </w:tc>
        <w:tc>
          <w:tcPr>
            <w:tcW w:w="1890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ThanhTien</w:t>
            </w:r>
          </w:p>
        </w:tc>
        <w:tc>
          <w:tcPr>
            <w:tcW w:w="162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Tổng tiền mặt hàng ứng với số lượng và đươn giá</w:t>
            </w:r>
          </w:p>
        </w:tc>
      </w:tr>
    </w:tbl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br w:type="page"/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00" w:name="_Toc518206762"/>
      <w:bookmarkStart w:id="701" w:name="_Toc8868"/>
      <w:bookmarkStart w:id="702" w:name="_Toc15969"/>
      <w:bookmarkStart w:id="703" w:name="_Toc13972"/>
      <w:r w:rsidRPr="00203BB4">
        <w:rPr>
          <w:rFonts w:cs="Times New Roman"/>
          <w:sz w:val="26"/>
        </w:rPr>
        <w:lastRenderedPageBreak/>
        <w:t>Bảng mặt hàng</w:t>
      </w:r>
      <w:bookmarkEnd w:id="700"/>
      <w:bookmarkEnd w:id="701"/>
      <w:bookmarkEnd w:id="702"/>
      <w:bookmarkEnd w:id="703"/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1848"/>
        <w:gridCol w:w="1800"/>
        <w:gridCol w:w="504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848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Thuộc tính</w:t>
            </w:r>
          </w:p>
        </w:tc>
        <w:tc>
          <w:tcPr>
            <w:tcW w:w="180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504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Diễn giải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MaMatHang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pStyle w:val="Table"/>
              <w:jc w:val="left"/>
              <w:rPr>
                <w:sz w:val="26"/>
                <w:szCs w:val="26"/>
              </w:rPr>
            </w:pPr>
            <w:r w:rsidRPr="00203BB4">
              <w:rPr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Mỗi mặt hàng có một mã mặt hàng duy nhất phân biệt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TenMatHang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proofErr w:type="gramStart"/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varchar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(</w:t>
            </w:r>
            <w:proofErr w:type="gramEnd"/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40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)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Tên mặt hàng ứng với mã mặt hàng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SoLuongTon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  <w:p w:rsidR="000675D2" w:rsidRPr="00203BB4" w:rsidRDefault="000675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Số lượng tồn kho của mặt hàng</w:t>
            </w:r>
          </w:p>
        </w:tc>
      </w:tr>
    </w:tbl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04" w:name="_Toc518206763"/>
      <w:bookmarkStart w:id="705" w:name="_Toc14919"/>
      <w:bookmarkStart w:id="706" w:name="_Toc29696"/>
      <w:bookmarkStart w:id="707" w:name="_Toc13260"/>
      <w:r w:rsidRPr="00203BB4">
        <w:rPr>
          <w:rFonts w:cs="Times New Roman"/>
          <w:sz w:val="26"/>
        </w:rPr>
        <w:t>Bảng đơn vị tính</w:t>
      </w:r>
      <w:bookmarkEnd w:id="704"/>
      <w:bookmarkEnd w:id="705"/>
      <w:bookmarkEnd w:id="706"/>
      <w:bookmarkEnd w:id="707"/>
      <w:r w:rsidRPr="00203BB4">
        <w:rPr>
          <w:rFonts w:cs="Times New Roman"/>
          <w:sz w:val="26"/>
        </w:rPr>
        <w:tab/>
      </w: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1848"/>
        <w:gridCol w:w="1800"/>
        <w:gridCol w:w="504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848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Thuộc tính</w:t>
            </w:r>
          </w:p>
        </w:tc>
        <w:tc>
          <w:tcPr>
            <w:tcW w:w="180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504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Diễn giải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MaDonViTinh 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pStyle w:val="Table"/>
              <w:jc w:val="left"/>
              <w:rPr>
                <w:sz w:val="26"/>
                <w:szCs w:val="26"/>
              </w:rPr>
            </w:pPr>
            <w:r w:rsidRPr="00203BB4">
              <w:rPr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Mỗi đơn vị tính có một mã đơn vị tính duy nhất phân biệt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TenDVT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proofErr w:type="gramStart"/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varchar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(</w:t>
            </w:r>
            <w:proofErr w:type="gramEnd"/>
            <w:r w:rsidRPr="00203BB4">
              <w:rPr>
                <w:rFonts w:ascii="Times New Roman" w:hAnsi="Times New Roman" w:cs="Times New Roman"/>
                <w:sz w:val="26"/>
                <w:szCs w:val="26"/>
              </w:rPr>
              <w:t>40</w:t>
            </w:r>
            <w:r w:rsidRPr="00203BB4">
              <w:rPr>
                <w:rFonts w:ascii="Times New Roman" w:hAnsi="Times New Roman" w:cs="Times New Roman"/>
                <w:color w:val="808080"/>
                <w:sz w:val="26"/>
                <w:szCs w:val="26"/>
              </w:rPr>
              <w:t>)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Tên đơn vị tính ứng với mã đơn vị tính</w:t>
            </w:r>
          </w:p>
        </w:tc>
      </w:tr>
    </w:tbl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08" w:name="_Toc518206764"/>
      <w:bookmarkStart w:id="709" w:name="_Toc2062"/>
      <w:bookmarkStart w:id="710" w:name="_Toc16340"/>
      <w:bookmarkStart w:id="711" w:name="_Toc18016"/>
      <w:r w:rsidRPr="00203BB4">
        <w:rPr>
          <w:rFonts w:cs="Times New Roman"/>
          <w:sz w:val="26"/>
        </w:rPr>
        <w:t>Bảng phiếu thu tiền</w:t>
      </w:r>
      <w:bookmarkEnd w:id="708"/>
      <w:bookmarkEnd w:id="709"/>
      <w:bookmarkEnd w:id="710"/>
      <w:bookmarkEnd w:id="711"/>
      <w:r w:rsidRPr="00203BB4">
        <w:rPr>
          <w:rFonts w:cs="Times New Roman"/>
          <w:sz w:val="26"/>
        </w:rPr>
        <w:tab/>
      </w: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1848"/>
        <w:gridCol w:w="1800"/>
        <w:gridCol w:w="504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848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Thuộc tính</w:t>
            </w:r>
          </w:p>
        </w:tc>
        <w:tc>
          <w:tcPr>
            <w:tcW w:w="180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504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Diễn giải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MaPhieuThu 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pStyle w:val="Table"/>
              <w:jc w:val="left"/>
              <w:rPr>
                <w:sz w:val="26"/>
                <w:szCs w:val="26"/>
              </w:rPr>
            </w:pPr>
            <w:r w:rsidRPr="00203BB4">
              <w:rPr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Mỗi phiếu thu tiền có một mã phiếu thu tiền duy nhất phân biệt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MaDaiLy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Mã đại lý thanh toán phiếu thu tiền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NgayThuTien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Smalldatetime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Ngày thu tiền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SoTienThu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Số tiền thu</w:t>
            </w:r>
          </w:p>
        </w:tc>
      </w:tr>
    </w:tbl>
    <w:p w:rsidR="008103A5" w:rsidRDefault="00203BB4">
      <w:pPr>
        <w:pStyle w:val="Heading3"/>
        <w:rPr>
          <w:rFonts w:cs="Times New Roman"/>
          <w:sz w:val="26"/>
        </w:rPr>
      </w:pPr>
      <w:bookmarkStart w:id="712" w:name="_Toc518206765"/>
      <w:bookmarkStart w:id="713" w:name="_Toc4372"/>
      <w:bookmarkStart w:id="714" w:name="_Toc6065"/>
      <w:bookmarkStart w:id="715" w:name="_Toc29918"/>
      <w:r w:rsidRPr="00203BB4">
        <w:rPr>
          <w:rFonts w:cs="Times New Roman"/>
          <w:sz w:val="26"/>
        </w:rPr>
        <w:t>Bảng báo cáo doanh số</w:t>
      </w:r>
      <w:bookmarkEnd w:id="712"/>
      <w:bookmarkEnd w:id="713"/>
      <w:bookmarkEnd w:id="714"/>
      <w:bookmarkEnd w:id="715"/>
    </w:p>
    <w:p w:rsidR="000675D2" w:rsidRPr="008103A5" w:rsidRDefault="008103A5" w:rsidP="008103A5">
      <w:pPr>
        <w:rPr>
          <w:rFonts w:ascii="Times New Roman" w:eastAsia="Times New Roman" w:hAnsi="Times New Roman"/>
          <w:szCs w:val="26"/>
        </w:rPr>
      </w:pPr>
      <w:r>
        <w:br w:type="page"/>
      </w: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1848"/>
        <w:gridCol w:w="1800"/>
        <w:gridCol w:w="504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848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Thuộc tính</w:t>
            </w:r>
          </w:p>
        </w:tc>
        <w:tc>
          <w:tcPr>
            <w:tcW w:w="180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504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Diễn giải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MaBaoCaoDoanhSo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pStyle w:val="Table"/>
              <w:jc w:val="left"/>
              <w:rPr>
                <w:sz w:val="26"/>
                <w:szCs w:val="26"/>
              </w:rPr>
            </w:pPr>
            <w:r w:rsidRPr="00203BB4">
              <w:rPr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Mỗi báo cáo có một mã báo cáo duy nhất phân biệt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MaDaiLy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Mã đại lý lập báo cáo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SoPhieuXuat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Số phiếu xuất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TongGiaTri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Tổng giá trị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5</w:t>
            </w:r>
          </w:p>
        </w:tc>
        <w:tc>
          <w:tcPr>
            <w:tcW w:w="184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TiLe</w:t>
            </w:r>
          </w:p>
        </w:tc>
        <w:tc>
          <w:tcPr>
            <w:tcW w:w="180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Float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Tỉ lệ</w:t>
            </w:r>
          </w:p>
        </w:tc>
      </w:tr>
    </w:tbl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16" w:name="_Toc518206766"/>
      <w:bookmarkStart w:id="717" w:name="_Toc19870"/>
      <w:bookmarkStart w:id="718" w:name="_Toc6586"/>
      <w:bookmarkStart w:id="719" w:name="_Toc26597"/>
      <w:r w:rsidRPr="00203BB4">
        <w:rPr>
          <w:rFonts w:cs="Times New Roman"/>
          <w:sz w:val="26"/>
        </w:rPr>
        <w:t>Bảng báo cáo công nợ</w:t>
      </w:r>
      <w:bookmarkEnd w:id="716"/>
      <w:bookmarkEnd w:id="717"/>
      <w:bookmarkEnd w:id="718"/>
      <w:bookmarkEnd w:id="719"/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2298"/>
        <w:gridCol w:w="1350"/>
        <w:gridCol w:w="504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98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Thuộc tính</w:t>
            </w:r>
          </w:p>
        </w:tc>
        <w:tc>
          <w:tcPr>
            <w:tcW w:w="135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504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Diễn giải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29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MaBaoCaoCongNo</w:t>
            </w:r>
          </w:p>
        </w:tc>
        <w:tc>
          <w:tcPr>
            <w:tcW w:w="1350" w:type="dxa"/>
            <w:vAlign w:val="center"/>
          </w:tcPr>
          <w:p w:rsidR="000675D2" w:rsidRPr="00203BB4" w:rsidRDefault="00203BB4">
            <w:pPr>
              <w:pStyle w:val="Table"/>
              <w:jc w:val="left"/>
              <w:rPr>
                <w:sz w:val="26"/>
                <w:szCs w:val="26"/>
              </w:rPr>
            </w:pPr>
            <w:r w:rsidRPr="00203BB4">
              <w:rPr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Mỗi báo cáo có một mã báo cáo công nợ duy nhất phân biệt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29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MaDaiLy</w:t>
            </w:r>
          </w:p>
        </w:tc>
        <w:tc>
          <w:tcPr>
            <w:tcW w:w="135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Mã đại lý lập báo cáo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229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NoDau</w:t>
            </w:r>
          </w:p>
        </w:tc>
        <w:tc>
          <w:tcPr>
            <w:tcW w:w="135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 Nợ đầu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4</w:t>
            </w:r>
          </w:p>
        </w:tc>
        <w:tc>
          <w:tcPr>
            <w:tcW w:w="229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NoCuoi</w:t>
            </w:r>
          </w:p>
        </w:tc>
        <w:tc>
          <w:tcPr>
            <w:tcW w:w="135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Nợ cuối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5</w:t>
            </w:r>
          </w:p>
        </w:tc>
        <w:tc>
          <w:tcPr>
            <w:tcW w:w="229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PhatSinh</w:t>
            </w:r>
          </w:p>
        </w:tc>
        <w:tc>
          <w:tcPr>
            <w:tcW w:w="135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Phát sinh</w:t>
            </w:r>
          </w:p>
        </w:tc>
      </w:tr>
    </w:tbl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20" w:name="_Toc518206767"/>
      <w:bookmarkStart w:id="721" w:name="_Toc17694"/>
      <w:bookmarkStart w:id="722" w:name="_Toc947"/>
      <w:bookmarkStart w:id="723" w:name="_Toc16317"/>
      <w:r w:rsidRPr="00203BB4">
        <w:rPr>
          <w:rFonts w:cs="Times New Roman"/>
          <w:sz w:val="26"/>
        </w:rPr>
        <w:t>Bảng tham số</w:t>
      </w:r>
      <w:bookmarkEnd w:id="720"/>
      <w:bookmarkEnd w:id="721"/>
      <w:bookmarkEnd w:id="722"/>
      <w:bookmarkEnd w:id="723"/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2"/>
        <w:gridCol w:w="2298"/>
        <w:gridCol w:w="1350"/>
        <w:gridCol w:w="5040"/>
      </w:tblGrid>
      <w:tr w:rsidR="000675D2" w:rsidRPr="00203BB4">
        <w:tc>
          <w:tcPr>
            <w:tcW w:w="672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98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Thuộc tính</w:t>
            </w:r>
          </w:p>
        </w:tc>
        <w:tc>
          <w:tcPr>
            <w:tcW w:w="135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5040" w:type="dxa"/>
            <w:shd w:val="clear" w:color="auto" w:fill="C0C0C0"/>
            <w:vAlign w:val="center"/>
          </w:tcPr>
          <w:p w:rsidR="000675D2" w:rsidRPr="00203BB4" w:rsidRDefault="00203BB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b/>
                <w:sz w:val="26"/>
                <w:szCs w:val="26"/>
              </w:rPr>
              <w:t>Diễn giải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1</w:t>
            </w:r>
          </w:p>
        </w:tc>
        <w:tc>
          <w:tcPr>
            <w:tcW w:w="229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ID</w:t>
            </w:r>
          </w:p>
        </w:tc>
        <w:tc>
          <w:tcPr>
            <w:tcW w:w="1350" w:type="dxa"/>
            <w:vAlign w:val="center"/>
          </w:tcPr>
          <w:p w:rsidR="000675D2" w:rsidRPr="00203BB4" w:rsidRDefault="00203BB4">
            <w:pPr>
              <w:pStyle w:val="Table"/>
              <w:jc w:val="left"/>
              <w:rPr>
                <w:sz w:val="26"/>
                <w:szCs w:val="26"/>
              </w:rPr>
            </w:pPr>
            <w:r w:rsidRPr="00203BB4">
              <w:rPr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0675D2">
            <w:pPr>
              <w:pStyle w:val="Table"/>
              <w:rPr>
                <w:sz w:val="26"/>
                <w:szCs w:val="26"/>
              </w:rPr>
            </w:pP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2</w:t>
            </w:r>
          </w:p>
        </w:tc>
        <w:tc>
          <w:tcPr>
            <w:tcW w:w="229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SoDaiLyToiDa</w:t>
            </w:r>
          </w:p>
        </w:tc>
        <w:tc>
          <w:tcPr>
            <w:tcW w:w="135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808080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Số đại lý tối đa trong một quận</w:t>
            </w:r>
          </w:p>
        </w:tc>
      </w:tr>
      <w:tr w:rsidR="000675D2" w:rsidRPr="00203BB4">
        <w:tc>
          <w:tcPr>
            <w:tcW w:w="672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3</w:t>
            </w:r>
          </w:p>
        </w:tc>
        <w:tc>
          <w:tcPr>
            <w:tcW w:w="2298" w:type="dxa"/>
            <w:vAlign w:val="center"/>
          </w:tcPr>
          <w:p w:rsidR="000675D2" w:rsidRPr="00203BB4" w:rsidRDefault="00203BB4">
            <w:pPr>
              <w:pStyle w:val="Left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>SoDonViTinh</w:t>
            </w:r>
          </w:p>
        </w:tc>
        <w:tc>
          <w:tcPr>
            <w:tcW w:w="1350" w:type="dxa"/>
            <w:vAlign w:val="center"/>
          </w:tcPr>
          <w:p w:rsidR="000675D2" w:rsidRPr="00203BB4" w:rsidRDefault="00203BB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203BB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Int</w:t>
            </w:r>
          </w:p>
        </w:tc>
        <w:tc>
          <w:tcPr>
            <w:tcW w:w="5040" w:type="dxa"/>
            <w:vAlign w:val="center"/>
          </w:tcPr>
          <w:p w:rsidR="000675D2" w:rsidRPr="00203BB4" w:rsidRDefault="00203BB4">
            <w:pPr>
              <w:pStyle w:val="Table"/>
              <w:rPr>
                <w:sz w:val="26"/>
                <w:szCs w:val="26"/>
              </w:rPr>
            </w:pPr>
            <w:r w:rsidRPr="00203BB4">
              <w:rPr>
                <w:sz w:val="26"/>
                <w:szCs w:val="26"/>
              </w:rPr>
              <w:t xml:space="preserve">Số </w:t>
            </w:r>
            <w:proofErr w:type="gramStart"/>
            <w:r w:rsidRPr="00203BB4">
              <w:rPr>
                <w:sz w:val="26"/>
                <w:szCs w:val="26"/>
              </w:rPr>
              <w:t>đơn  vị</w:t>
            </w:r>
            <w:proofErr w:type="gramEnd"/>
            <w:r w:rsidRPr="00203BB4">
              <w:rPr>
                <w:sz w:val="26"/>
                <w:szCs w:val="26"/>
              </w:rPr>
              <w:t xml:space="preserve"> tính tối đa</w:t>
            </w:r>
          </w:p>
        </w:tc>
      </w:tr>
    </w:tbl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Heading1"/>
        <w:jc w:val="center"/>
        <w:rPr>
          <w:sz w:val="26"/>
          <w:szCs w:val="26"/>
        </w:rPr>
      </w:pPr>
      <w:bookmarkStart w:id="724" w:name="_Toc263403176"/>
      <w:bookmarkStart w:id="725" w:name="_Toc518206768"/>
      <w:bookmarkStart w:id="726" w:name="_Toc31612"/>
      <w:bookmarkStart w:id="727" w:name="_Toc3769"/>
      <w:bookmarkStart w:id="728" w:name="_Toc24601"/>
      <w:r w:rsidRPr="00203BB4">
        <w:rPr>
          <w:sz w:val="26"/>
          <w:szCs w:val="26"/>
        </w:rPr>
        <w:lastRenderedPageBreak/>
        <w:t>THIẾT KẾ GIAO DIỆN</w:t>
      </w:r>
      <w:bookmarkEnd w:id="724"/>
      <w:bookmarkEnd w:id="725"/>
      <w:bookmarkEnd w:id="726"/>
      <w:bookmarkEnd w:id="727"/>
      <w:bookmarkEnd w:id="728"/>
    </w:p>
    <w:p w:rsidR="000675D2" w:rsidRPr="00203BB4" w:rsidRDefault="00203BB4">
      <w:pPr>
        <w:pStyle w:val="Heading2"/>
        <w:rPr>
          <w:caps/>
          <w:sz w:val="26"/>
          <w:szCs w:val="26"/>
        </w:rPr>
      </w:pPr>
      <w:bookmarkStart w:id="729" w:name="_Toc263403177"/>
      <w:bookmarkStart w:id="730" w:name="_Toc518206769"/>
      <w:bookmarkStart w:id="731" w:name="_Toc21815"/>
      <w:bookmarkStart w:id="732" w:name="_Toc1857"/>
      <w:bookmarkStart w:id="733" w:name="_Toc5964"/>
      <w:r w:rsidRPr="00203BB4">
        <w:rPr>
          <w:sz w:val="26"/>
          <w:szCs w:val="26"/>
        </w:rPr>
        <w:t>THIẾT KẾ MÀN HÌNH CHÍN</w:t>
      </w:r>
      <w:bookmarkEnd w:id="729"/>
      <w:r w:rsidRPr="00203BB4">
        <w:rPr>
          <w:sz w:val="26"/>
          <w:szCs w:val="26"/>
        </w:rPr>
        <w:t>H</w:t>
      </w:r>
      <w:bookmarkEnd w:id="730"/>
      <w:bookmarkEnd w:id="731"/>
      <w:bookmarkEnd w:id="732"/>
      <w:bookmarkEnd w:id="733"/>
    </w:p>
    <w:p w:rsidR="000675D2" w:rsidRPr="00203BB4" w:rsidRDefault="00203BB4">
      <w:pPr>
        <w:rPr>
          <w:rFonts w:ascii="Times New Roman" w:hAnsi="Times New Roman" w:cs="Times New Roman"/>
          <w:caps/>
          <w:sz w:val="26"/>
          <w:szCs w:val="26"/>
        </w:rPr>
      </w:pPr>
      <w:r w:rsidRPr="00203BB4">
        <w:rPr>
          <w:rFonts w:ascii="Times New Roman" w:hAnsi="Times New Roman" w:cs="Times New Roman"/>
          <w:caps/>
          <w:noProof/>
          <w:sz w:val="26"/>
          <w:szCs w:val="26"/>
        </w:rPr>
        <w:drawing>
          <wp:inline distT="0" distB="0" distL="114300" distR="114300">
            <wp:extent cx="6080125" cy="2740025"/>
            <wp:effectExtent l="0" t="0" r="15875" b="3175"/>
            <wp:docPr id="9" name="Picture 9" descr="Quan Ly Dai 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Quan Ly Dai Ly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pStyle w:val="Heading2"/>
        <w:rPr>
          <w:sz w:val="26"/>
          <w:szCs w:val="26"/>
        </w:rPr>
      </w:pPr>
      <w:r w:rsidRPr="00203BB4">
        <w:rPr>
          <w:sz w:val="26"/>
          <w:szCs w:val="26"/>
        </w:rPr>
        <w:t xml:space="preserve"> </w:t>
      </w:r>
      <w:bookmarkStart w:id="734" w:name="_Toc518206770"/>
      <w:bookmarkStart w:id="735" w:name="_Toc5939"/>
      <w:bookmarkStart w:id="736" w:name="_Toc13200"/>
      <w:bookmarkStart w:id="737" w:name="_Toc14609"/>
      <w:r w:rsidRPr="00203BB4">
        <w:rPr>
          <w:sz w:val="26"/>
          <w:szCs w:val="26"/>
        </w:rPr>
        <w:t>thiết kế màn hình đại lý</w:t>
      </w:r>
      <w:bookmarkEnd w:id="734"/>
      <w:bookmarkEnd w:id="735"/>
      <w:bookmarkEnd w:id="736"/>
      <w:bookmarkEnd w:id="737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38" w:name="_Toc518206771"/>
      <w:bookmarkStart w:id="739" w:name="_Toc21154"/>
      <w:bookmarkStart w:id="740" w:name="_Toc1251"/>
      <w:bookmarkStart w:id="741" w:name="_Toc3354"/>
      <w:r w:rsidRPr="00203BB4">
        <w:rPr>
          <w:rFonts w:cs="Times New Roman"/>
          <w:sz w:val="26"/>
        </w:rPr>
        <w:t>Thiết kế màn hình thêm đại lý</w:t>
      </w:r>
      <w:bookmarkEnd w:id="738"/>
      <w:bookmarkEnd w:id="739"/>
      <w:bookmarkEnd w:id="740"/>
      <w:bookmarkEnd w:id="741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41060" cy="3041650"/>
            <wp:effectExtent l="0" t="0" r="2540" b="6350"/>
            <wp:docPr id="12" name="Picture 12" descr="Them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hemDl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8103A5">
      <w:pPr>
        <w:pStyle w:val="Heading3"/>
        <w:rPr>
          <w:rFonts w:cs="Times New Roman"/>
          <w:sz w:val="26"/>
        </w:rPr>
      </w:pPr>
      <w:bookmarkStart w:id="742" w:name="_Toc518206772"/>
      <w:bookmarkStart w:id="743" w:name="_Toc3932"/>
      <w:bookmarkStart w:id="744" w:name="_Toc1625"/>
      <w:bookmarkStart w:id="745" w:name="_Toc30373"/>
      <w:r>
        <w:rPr>
          <w:rFonts w:cs="Times New Roman"/>
          <w:sz w:val="26"/>
        </w:rPr>
        <w:lastRenderedPageBreak/>
        <w:t>Thiết kế màn hình</w:t>
      </w:r>
      <w:r w:rsidR="00203BB4" w:rsidRPr="00203BB4">
        <w:rPr>
          <w:rFonts w:cs="Times New Roman"/>
          <w:sz w:val="26"/>
        </w:rPr>
        <w:t xml:space="preserve"> tìm kiếm đại lý</w:t>
      </w:r>
      <w:bookmarkEnd w:id="742"/>
      <w:bookmarkEnd w:id="743"/>
      <w:bookmarkEnd w:id="744"/>
      <w:bookmarkEnd w:id="745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35980" cy="3110865"/>
            <wp:effectExtent l="0" t="0" r="7620" b="13335"/>
            <wp:docPr id="17" name="Picture 17" descr="TraCuu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raCuuDL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8103A5">
      <w:pPr>
        <w:pStyle w:val="Heading2"/>
        <w:rPr>
          <w:sz w:val="26"/>
          <w:szCs w:val="26"/>
        </w:rPr>
      </w:pPr>
      <w:bookmarkStart w:id="746" w:name="_Toc518206773"/>
      <w:bookmarkStart w:id="747" w:name="_Toc29322"/>
      <w:bookmarkStart w:id="748" w:name="_Toc31001"/>
      <w:bookmarkStart w:id="749" w:name="_Toc5121"/>
      <w:r>
        <w:rPr>
          <w:sz w:val="26"/>
          <w:szCs w:val="26"/>
        </w:rPr>
        <w:t xml:space="preserve">Thiết kế màn </w:t>
      </w:r>
      <w:proofErr w:type="gramStart"/>
      <w:r>
        <w:rPr>
          <w:sz w:val="26"/>
          <w:szCs w:val="26"/>
        </w:rPr>
        <w:t xml:space="preserve">hình </w:t>
      </w:r>
      <w:r w:rsidR="00203BB4" w:rsidRPr="00203BB4">
        <w:rPr>
          <w:sz w:val="26"/>
          <w:szCs w:val="26"/>
        </w:rPr>
        <w:t xml:space="preserve"> quận</w:t>
      </w:r>
      <w:bookmarkEnd w:id="746"/>
      <w:bookmarkEnd w:id="747"/>
      <w:bookmarkEnd w:id="748"/>
      <w:bookmarkEnd w:id="749"/>
      <w:proofErr w:type="gramEnd"/>
    </w:p>
    <w:p w:rsidR="000675D2" w:rsidRPr="00203BB4" w:rsidRDefault="00203BB4">
      <w:pPr>
        <w:pStyle w:val="Heading3"/>
        <w:rPr>
          <w:rFonts w:cs="Times New Roman"/>
          <w:sz w:val="26"/>
        </w:rPr>
      </w:pPr>
      <w:r w:rsidRPr="00203BB4">
        <w:rPr>
          <w:rFonts w:cs="Times New Roman"/>
          <w:sz w:val="26"/>
        </w:rPr>
        <w:br w:type="page"/>
      </w:r>
      <w:bookmarkStart w:id="750" w:name="_Toc518206774"/>
      <w:bookmarkStart w:id="751" w:name="_Toc2462"/>
      <w:bookmarkStart w:id="752" w:name="_Toc29985"/>
      <w:bookmarkStart w:id="753" w:name="_Toc19748"/>
      <w:r w:rsidRPr="00203BB4">
        <w:rPr>
          <w:rFonts w:cs="Times New Roman"/>
          <w:sz w:val="26"/>
        </w:rPr>
        <w:lastRenderedPageBreak/>
        <w:t>Thiết kế màn hình thêm quận</w:t>
      </w:r>
      <w:bookmarkEnd w:id="750"/>
      <w:bookmarkEnd w:id="751"/>
      <w:bookmarkEnd w:id="752"/>
      <w:bookmarkEnd w:id="753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238115" cy="3247390"/>
            <wp:effectExtent l="0" t="0" r="635" b="10160"/>
            <wp:docPr id="18" name="Picture 18" descr="Them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hemQuan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54" w:name="_Toc518206775"/>
      <w:bookmarkStart w:id="755" w:name="_Toc7287"/>
      <w:bookmarkStart w:id="756" w:name="_Toc5922"/>
      <w:bookmarkStart w:id="757" w:name="_Toc20618"/>
      <w:r w:rsidRPr="00203BB4">
        <w:rPr>
          <w:rFonts w:cs="Times New Roman"/>
          <w:sz w:val="26"/>
        </w:rPr>
        <w:t>Thiết kế màn hình quản lý quận</w:t>
      </w:r>
      <w:bookmarkEnd w:id="754"/>
      <w:bookmarkEnd w:id="755"/>
      <w:bookmarkEnd w:id="756"/>
      <w:bookmarkEnd w:id="757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42965" cy="2922905"/>
            <wp:effectExtent l="0" t="0" r="635" b="10795"/>
            <wp:docPr id="19" name="Picture 19" descr="QL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QLQuan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br w:type="page"/>
      </w:r>
    </w:p>
    <w:p w:rsidR="000675D2" w:rsidRPr="00203BB4" w:rsidRDefault="00203BB4">
      <w:pPr>
        <w:pStyle w:val="Heading2"/>
        <w:rPr>
          <w:sz w:val="26"/>
          <w:szCs w:val="26"/>
        </w:rPr>
      </w:pPr>
      <w:bookmarkStart w:id="758" w:name="_Toc518206776"/>
      <w:bookmarkStart w:id="759" w:name="_Toc19928"/>
      <w:bookmarkStart w:id="760" w:name="_Toc30215"/>
      <w:bookmarkStart w:id="761" w:name="_Toc21147"/>
      <w:r w:rsidRPr="00203BB4">
        <w:rPr>
          <w:sz w:val="26"/>
          <w:szCs w:val="26"/>
        </w:rPr>
        <w:lastRenderedPageBreak/>
        <w:t>Thiết kế màn hình cho table loại đại lý</w:t>
      </w:r>
      <w:bookmarkEnd w:id="758"/>
      <w:bookmarkEnd w:id="759"/>
      <w:bookmarkEnd w:id="760"/>
      <w:bookmarkEnd w:id="761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62" w:name="_Toc518206777"/>
      <w:bookmarkStart w:id="763" w:name="_Toc25955"/>
      <w:bookmarkStart w:id="764" w:name="_Toc13584"/>
      <w:bookmarkStart w:id="765" w:name="_Toc7561"/>
      <w:r w:rsidRPr="00203BB4">
        <w:rPr>
          <w:rFonts w:cs="Times New Roman"/>
          <w:sz w:val="26"/>
        </w:rPr>
        <w:t>Thiết kế màn hình thêm loại đại lý</w:t>
      </w:r>
      <w:bookmarkEnd w:id="762"/>
      <w:bookmarkEnd w:id="763"/>
      <w:bookmarkEnd w:id="764"/>
      <w:bookmarkEnd w:id="765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133340" cy="3256915"/>
            <wp:effectExtent l="0" t="0" r="10160" b="635"/>
            <wp:docPr id="24" name="Picture 24" descr="ThemLoai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hemLoaiDL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66" w:name="_Toc518206778"/>
      <w:bookmarkStart w:id="767" w:name="_Toc8043"/>
      <w:bookmarkStart w:id="768" w:name="_Toc9594"/>
      <w:bookmarkStart w:id="769" w:name="_Toc10123"/>
      <w:r w:rsidRPr="00203BB4">
        <w:rPr>
          <w:rFonts w:cs="Times New Roman"/>
          <w:sz w:val="26"/>
        </w:rPr>
        <w:t>Thiết kế màn hình quản lý loại đai lý</w:t>
      </w:r>
      <w:bookmarkEnd w:id="766"/>
      <w:bookmarkEnd w:id="767"/>
      <w:bookmarkEnd w:id="768"/>
      <w:bookmarkEnd w:id="769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38520" cy="3083560"/>
            <wp:effectExtent l="0" t="0" r="5080" b="2540"/>
            <wp:docPr id="25" name="Picture 25" descr="QLLoai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QLLoaiDL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br w:type="page"/>
      </w:r>
    </w:p>
    <w:p w:rsidR="000675D2" w:rsidRPr="00203BB4" w:rsidRDefault="00203BB4">
      <w:pPr>
        <w:pStyle w:val="Heading2"/>
        <w:rPr>
          <w:sz w:val="26"/>
          <w:szCs w:val="26"/>
        </w:rPr>
      </w:pPr>
      <w:bookmarkStart w:id="770" w:name="_Toc518206779"/>
      <w:bookmarkStart w:id="771" w:name="_Toc9289"/>
      <w:bookmarkStart w:id="772" w:name="_Toc18842"/>
      <w:bookmarkStart w:id="773" w:name="_Toc28310"/>
      <w:r w:rsidRPr="00203BB4">
        <w:rPr>
          <w:sz w:val="26"/>
          <w:szCs w:val="26"/>
        </w:rPr>
        <w:lastRenderedPageBreak/>
        <w:t>Thiết kế màn hình phiếu xuất</w:t>
      </w:r>
      <w:bookmarkEnd w:id="770"/>
      <w:bookmarkEnd w:id="771"/>
      <w:bookmarkEnd w:id="772"/>
      <w:bookmarkEnd w:id="773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74" w:name="_Toc518206780"/>
      <w:bookmarkStart w:id="775" w:name="_Toc7677"/>
      <w:bookmarkStart w:id="776" w:name="_Toc17238"/>
      <w:bookmarkStart w:id="777" w:name="_Toc14837"/>
      <w:r w:rsidRPr="00203BB4">
        <w:rPr>
          <w:rFonts w:cs="Times New Roman"/>
          <w:sz w:val="26"/>
        </w:rPr>
        <w:t>Thiết kế màn hình thêm phiếu xuất</w:t>
      </w:r>
      <w:bookmarkEnd w:id="774"/>
      <w:bookmarkEnd w:id="775"/>
      <w:bookmarkEnd w:id="776"/>
      <w:bookmarkEnd w:id="777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39790" cy="2346960"/>
            <wp:effectExtent l="0" t="0" r="3810" b="15240"/>
            <wp:docPr id="26" name="Picture 26" descr="Them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hemPX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78" w:name="_Toc518206781"/>
      <w:bookmarkStart w:id="779" w:name="_Toc29804"/>
      <w:bookmarkStart w:id="780" w:name="_Toc4412"/>
      <w:bookmarkStart w:id="781" w:name="_Toc18249"/>
      <w:r w:rsidRPr="00203BB4">
        <w:rPr>
          <w:rFonts w:cs="Times New Roman"/>
          <w:sz w:val="26"/>
        </w:rPr>
        <w:t xml:space="preserve">Thiết kế màn </w:t>
      </w:r>
      <w:proofErr w:type="gramStart"/>
      <w:r w:rsidRPr="00203BB4">
        <w:rPr>
          <w:rFonts w:cs="Times New Roman"/>
          <w:sz w:val="26"/>
        </w:rPr>
        <w:t>hình  quản</w:t>
      </w:r>
      <w:proofErr w:type="gramEnd"/>
      <w:r w:rsidRPr="00203BB4">
        <w:rPr>
          <w:rFonts w:cs="Times New Roman"/>
          <w:sz w:val="26"/>
        </w:rPr>
        <w:t xml:space="preserve"> lý phiếu xuất</w:t>
      </w:r>
      <w:bookmarkEnd w:id="778"/>
      <w:bookmarkEnd w:id="779"/>
      <w:bookmarkEnd w:id="780"/>
      <w:bookmarkEnd w:id="781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39155" cy="3656965"/>
            <wp:effectExtent l="0" t="0" r="4445" b="635"/>
            <wp:docPr id="27" name="Picture 27" descr="QLPhieuXu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QLPhieuXuat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br w:type="page"/>
      </w:r>
    </w:p>
    <w:p w:rsidR="000675D2" w:rsidRPr="00203BB4" w:rsidRDefault="00203BB4">
      <w:pPr>
        <w:pStyle w:val="Heading2"/>
        <w:rPr>
          <w:sz w:val="26"/>
          <w:szCs w:val="26"/>
        </w:rPr>
      </w:pPr>
      <w:bookmarkStart w:id="782" w:name="_Toc518206782"/>
      <w:bookmarkStart w:id="783" w:name="_Toc20780"/>
      <w:bookmarkStart w:id="784" w:name="_Toc28137"/>
      <w:bookmarkStart w:id="785" w:name="_Toc7720"/>
      <w:r w:rsidRPr="00203BB4">
        <w:rPr>
          <w:sz w:val="26"/>
          <w:szCs w:val="26"/>
        </w:rPr>
        <w:lastRenderedPageBreak/>
        <w:t>Thiết kế màn hình chi tiết phiếu xuất</w:t>
      </w:r>
      <w:bookmarkEnd w:id="782"/>
      <w:bookmarkEnd w:id="783"/>
      <w:bookmarkEnd w:id="784"/>
      <w:bookmarkEnd w:id="785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86" w:name="_Toc518206783"/>
      <w:bookmarkStart w:id="787" w:name="_Toc23216"/>
      <w:bookmarkStart w:id="788" w:name="_Toc23982"/>
      <w:bookmarkStart w:id="789" w:name="_Toc30055"/>
      <w:r w:rsidRPr="00203BB4">
        <w:rPr>
          <w:rFonts w:cs="Times New Roman"/>
          <w:sz w:val="26"/>
        </w:rPr>
        <w:t>Thiết kế màn hình thêm chi tiết phiếu xuất</w:t>
      </w:r>
      <w:bookmarkEnd w:id="786"/>
      <w:bookmarkEnd w:id="787"/>
      <w:bookmarkEnd w:id="788"/>
      <w:bookmarkEnd w:id="789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42965" cy="2786380"/>
            <wp:effectExtent l="0" t="0" r="635" b="13970"/>
            <wp:docPr id="28" name="Picture 28" descr="ThemCT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hemCTPX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90" w:name="_Toc518206784"/>
      <w:bookmarkStart w:id="791" w:name="_Toc24334"/>
      <w:bookmarkStart w:id="792" w:name="_Toc12846"/>
      <w:bookmarkStart w:id="793" w:name="_Toc4801"/>
      <w:r w:rsidRPr="00203BB4">
        <w:rPr>
          <w:rFonts w:cs="Times New Roman"/>
          <w:sz w:val="26"/>
        </w:rPr>
        <w:t>Thiết kế màn hình quản lý chi tiết phiếu xuất</w:t>
      </w:r>
      <w:bookmarkEnd w:id="790"/>
      <w:bookmarkEnd w:id="791"/>
      <w:bookmarkEnd w:id="792"/>
      <w:bookmarkEnd w:id="793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39155" cy="3712845"/>
            <wp:effectExtent l="0" t="0" r="4445" b="1905"/>
            <wp:docPr id="30" name="Picture 30" descr="QLChiTiet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QLChiTietPX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br w:type="page"/>
      </w:r>
    </w:p>
    <w:p w:rsidR="000675D2" w:rsidRPr="00203BB4" w:rsidRDefault="00203BB4">
      <w:pPr>
        <w:pStyle w:val="Heading2"/>
        <w:rPr>
          <w:sz w:val="26"/>
          <w:szCs w:val="26"/>
        </w:rPr>
      </w:pPr>
      <w:bookmarkStart w:id="794" w:name="_Toc518206785"/>
      <w:bookmarkStart w:id="795" w:name="_Toc11943"/>
      <w:bookmarkStart w:id="796" w:name="_Toc27062"/>
      <w:bookmarkStart w:id="797" w:name="_Toc28002"/>
      <w:r w:rsidRPr="00203BB4">
        <w:rPr>
          <w:sz w:val="26"/>
          <w:szCs w:val="26"/>
        </w:rPr>
        <w:lastRenderedPageBreak/>
        <w:t>Thiết kế màn hình mặt hàng</w:t>
      </w:r>
      <w:bookmarkEnd w:id="794"/>
      <w:bookmarkEnd w:id="795"/>
      <w:bookmarkEnd w:id="796"/>
      <w:bookmarkEnd w:id="797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798" w:name="_Toc518206786"/>
      <w:bookmarkStart w:id="799" w:name="_Toc11117"/>
      <w:bookmarkStart w:id="800" w:name="_Toc694"/>
      <w:bookmarkStart w:id="801" w:name="_Toc12710"/>
      <w:r w:rsidRPr="00203BB4">
        <w:rPr>
          <w:rFonts w:cs="Times New Roman"/>
          <w:sz w:val="26"/>
        </w:rPr>
        <w:t>Thiết kế màn hình thêm mặt hàng</w:t>
      </w:r>
      <w:bookmarkEnd w:id="798"/>
      <w:bookmarkEnd w:id="799"/>
      <w:bookmarkEnd w:id="800"/>
      <w:bookmarkEnd w:id="801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41060" cy="3189605"/>
            <wp:effectExtent l="0" t="0" r="2540" b="10795"/>
            <wp:docPr id="31" name="Picture 31" descr="ThemMat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hemMatHa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802" w:name="_Toc518206787"/>
      <w:bookmarkStart w:id="803" w:name="_Toc11606"/>
      <w:bookmarkStart w:id="804" w:name="_Toc7390"/>
      <w:bookmarkStart w:id="805" w:name="_Toc25553"/>
      <w:r w:rsidRPr="00203BB4">
        <w:rPr>
          <w:rFonts w:cs="Times New Roman"/>
          <w:sz w:val="26"/>
        </w:rPr>
        <w:t>Thiết kế màn hình quản lý mặt hàng</w:t>
      </w:r>
      <w:bookmarkEnd w:id="802"/>
      <w:bookmarkEnd w:id="803"/>
      <w:bookmarkEnd w:id="804"/>
      <w:bookmarkEnd w:id="805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42330" cy="2586355"/>
            <wp:effectExtent l="0" t="0" r="1270" b="4445"/>
            <wp:docPr id="34" name="Picture 34" descr="QLMat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QLMatHa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br w:type="page"/>
      </w:r>
    </w:p>
    <w:p w:rsidR="000675D2" w:rsidRPr="00203BB4" w:rsidRDefault="00203BB4">
      <w:pPr>
        <w:pStyle w:val="Heading2"/>
        <w:rPr>
          <w:sz w:val="26"/>
          <w:szCs w:val="26"/>
        </w:rPr>
      </w:pPr>
      <w:bookmarkStart w:id="806" w:name="_Toc518206788"/>
      <w:bookmarkStart w:id="807" w:name="_Toc19998"/>
      <w:bookmarkStart w:id="808" w:name="_Toc29471"/>
      <w:bookmarkStart w:id="809" w:name="_Toc7705"/>
      <w:r w:rsidRPr="00203BB4">
        <w:rPr>
          <w:sz w:val="26"/>
          <w:szCs w:val="26"/>
        </w:rPr>
        <w:lastRenderedPageBreak/>
        <w:t>Thiết kế màn hình đơn vị tính</w:t>
      </w:r>
      <w:bookmarkEnd w:id="806"/>
      <w:bookmarkEnd w:id="807"/>
      <w:bookmarkEnd w:id="808"/>
      <w:bookmarkEnd w:id="809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810" w:name="_Toc518206789"/>
      <w:bookmarkStart w:id="811" w:name="_Toc2736"/>
      <w:bookmarkStart w:id="812" w:name="_Toc17821"/>
      <w:bookmarkStart w:id="813" w:name="_Toc21464"/>
      <w:r w:rsidRPr="00203BB4">
        <w:rPr>
          <w:rFonts w:cs="Times New Roman"/>
          <w:sz w:val="26"/>
        </w:rPr>
        <w:t>Thiết kế màn hình thêm đơn vị tính</w:t>
      </w:r>
      <w:bookmarkEnd w:id="810"/>
      <w:bookmarkEnd w:id="811"/>
      <w:bookmarkEnd w:id="812"/>
      <w:bookmarkEnd w:id="813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133340" cy="2704465"/>
            <wp:effectExtent l="0" t="0" r="10160" b="635"/>
            <wp:docPr id="37" name="Picture 37" descr="ThemDV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hemDVT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814" w:name="_Toc518206790"/>
      <w:bookmarkStart w:id="815" w:name="_Toc234"/>
      <w:bookmarkStart w:id="816" w:name="_Toc17422"/>
      <w:bookmarkStart w:id="817" w:name="_Toc16394"/>
      <w:r w:rsidRPr="00203BB4">
        <w:rPr>
          <w:rFonts w:cs="Times New Roman"/>
          <w:sz w:val="26"/>
        </w:rPr>
        <w:t>Thiết kế màn hình quản lý đơn vị tính</w:t>
      </w:r>
      <w:bookmarkEnd w:id="814"/>
      <w:bookmarkEnd w:id="815"/>
      <w:bookmarkEnd w:id="816"/>
      <w:bookmarkEnd w:id="817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42330" cy="3307715"/>
            <wp:effectExtent l="0" t="0" r="1270" b="6985"/>
            <wp:docPr id="38" name="Picture 38" descr="QLDV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QLDVT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br w:type="page"/>
      </w:r>
    </w:p>
    <w:p w:rsidR="000675D2" w:rsidRPr="00203BB4" w:rsidRDefault="00203BB4">
      <w:pPr>
        <w:pStyle w:val="Heading2"/>
        <w:rPr>
          <w:sz w:val="26"/>
          <w:szCs w:val="26"/>
        </w:rPr>
      </w:pPr>
      <w:bookmarkStart w:id="818" w:name="_Toc518206791"/>
      <w:bookmarkStart w:id="819" w:name="_Toc16475"/>
      <w:bookmarkStart w:id="820" w:name="_Toc17899"/>
      <w:bookmarkStart w:id="821" w:name="_Toc24977"/>
      <w:r w:rsidRPr="00203BB4">
        <w:rPr>
          <w:sz w:val="26"/>
          <w:szCs w:val="26"/>
        </w:rPr>
        <w:lastRenderedPageBreak/>
        <w:t>Thiết kế màn hình phiếu thu tiền</w:t>
      </w:r>
      <w:bookmarkEnd w:id="818"/>
      <w:bookmarkEnd w:id="819"/>
      <w:bookmarkEnd w:id="820"/>
      <w:bookmarkEnd w:id="821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822" w:name="_Toc518206792"/>
      <w:bookmarkStart w:id="823" w:name="_Toc27101"/>
      <w:bookmarkStart w:id="824" w:name="_Toc27638"/>
      <w:bookmarkStart w:id="825" w:name="_Toc24404"/>
      <w:r w:rsidRPr="00203BB4">
        <w:rPr>
          <w:rFonts w:cs="Times New Roman"/>
          <w:sz w:val="26"/>
        </w:rPr>
        <w:t>Thiết kế màn hình thêm phiếu thu tiền</w:t>
      </w:r>
      <w:bookmarkEnd w:id="822"/>
      <w:bookmarkEnd w:id="823"/>
      <w:bookmarkEnd w:id="824"/>
      <w:bookmarkEnd w:id="825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42330" cy="2459990"/>
            <wp:effectExtent l="0" t="0" r="1270" b="16510"/>
            <wp:docPr id="43" name="Picture 43" descr="ThemPhieuThuT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hemPhieuThuTien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826" w:name="_Toc518206793"/>
      <w:bookmarkStart w:id="827" w:name="_Toc2883"/>
      <w:bookmarkStart w:id="828" w:name="_Toc19806"/>
      <w:bookmarkStart w:id="829" w:name="_Toc16628"/>
      <w:r w:rsidRPr="00203BB4">
        <w:rPr>
          <w:rFonts w:cs="Times New Roman"/>
          <w:sz w:val="26"/>
        </w:rPr>
        <w:t>Thiết kế màn hình quản lý phiếu thu tiền</w:t>
      </w:r>
      <w:bookmarkEnd w:id="826"/>
      <w:bookmarkEnd w:id="827"/>
      <w:bookmarkEnd w:id="828"/>
      <w:bookmarkEnd w:id="829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35980" cy="3324860"/>
            <wp:effectExtent l="0" t="0" r="7620" b="8890"/>
            <wp:docPr id="44" name="Picture 44" descr="QLPhieuThuT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QLPhieuThuTien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0675D2">
      <w:pPr>
        <w:rPr>
          <w:rFonts w:ascii="Times New Roman" w:hAnsi="Times New Roman" w:cs="Times New Roman"/>
          <w:sz w:val="26"/>
          <w:szCs w:val="26"/>
        </w:rPr>
      </w:pPr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sz w:val="26"/>
          <w:szCs w:val="26"/>
        </w:rPr>
        <w:br w:type="page"/>
      </w:r>
    </w:p>
    <w:p w:rsidR="000675D2" w:rsidRPr="00203BB4" w:rsidRDefault="00203BB4">
      <w:pPr>
        <w:pStyle w:val="Heading2"/>
        <w:rPr>
          <w:sz w:val="26"/>
          <w:szCs w:val="26"/>
        </w:rPr>
      </w:pPr>
      <w:bookmarkStart w:id="830" w:name="_Toc518206794"/>
      <w:bookmarkStart w:id="831" w:name="_Toc3327"/>
      <w:bookmarkStart w:id="832" w:name="_Toc27456"/>
      <w:bookmarkStart w:id="833" w:name="_Toc17803"/>
      <w:r w:rsidRPr="00203BB4">
        <w:rPr>
          <w:sz w:val="26"/>
          <w:szCs w:val="26"/>
        </w:rPr>
        <w:lastRenderedPageBreak/>
        <w:t>Thiết kế màn hình báo cáo doanh số</w:t>
      </w:r>
      <w:bookmarkEnd w:id="830"/>
      <w:bookmarkEnd w:id="831"/>
      <w:bookmarkEnd w:id="832"/>
      <w:bookmarkEnd w:id="833"/>
    </w:p>
    <w:p w:rsidR="000675D2" w:rsidRPr="00203BB4" w:rsidRDefault="00203BB4">
      <w:pPr>
        <w:pStyle w:val="Heading3"/>
        <w:rPr>
          <w:rFonts w:cs="Times New Roman"/>
          <w:sz w:val="26"/>
        </w:rPr>
      </w:pPr>
      <w:bookmarkStart w:id="834" w:name="_Toc518206796"/>
      <w:bookmarkStart w:id="835" w:name="_Toc18611"/>
      <w:bookmarkStart w:id="836" w:name="_Toc28302"/>
      <w:bookmarkStart w:id="837" w:name="_Toc894"/>
      <w:r w:rsidRPr="00203BB4">
        <w:rPr>
          <w:rFonts w:cs="Times New Roman"/>
          <w:sz w:val="26"/>
        </w:rPr>
        <w:t>Thiết kế màn hình quản lý báo cáo doanh số</w:t>
      </w:r>
      <w:bookmarkEnd w:id="834"/>
      <w:bookmarkEnd w:id="835"/>
      <w:bookmarkEnd w:id="836"/>
      <w:bookmarkEnd w:id="837"/>
    </w:p>
    <w:p w:rsidR="000675D2" w:rsidRPr="00203BB4" w:rsidRDefault="00203BB4">
      <w:pPr>
        <w:rPr>
          <w:rFonts w:ascii="Times New Roman" w:hAnsi="Times New Roman" w:cs="Times New Roman"/>
          <w:sz w:val="26"/>
          <w:szCs w:val="26"/>
        </w:rPr>
      </w:pPr>
      <w:r w:rsidRPr="00203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39790" cy="5325110"/>
            <wp:effectExtent l="0" t="0" r="3810" b="8890"/>
            <wp:docPr id="46" name="Picture 46" descr="BCDoanh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BCDoanhSO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Pr="00203BB4" w:rsidRDefault="00203BB4">
      <w:pPr>
        <w:pStyle w:val="Heading2"/>
        <w:rPr>
          <w:sz w:val="26"/>
          <w:szCs w:val="26"/>
        </w:rPr>
      </w:pPr>
      <w:bookmarkStart w:id="838" w:name="_Toc518206797"/>
      <w:bookmarkStart w:id="839" w:name="_Toc3325"/>
      <w:bookmarkStart w:id="840" w:name="_Toc30258"/>
      <w:bookmarkStart w:id="841" w:name="_Toc5862"/>
      <w:r w:rsidRPr="00203BB4">
        <w:rPr>
          <w:sz w:val="26"/>
          <w:szCs w:val="26"/>
        </w:rPr>
        <w:lastRenderedPageBreak/>
        <w:t>Thiết kế màn hình báo cáo công nợ</w:t>
      </w:r>
      <w:bookmarkEnd w:id="838"/>
      <w:bookmarkEnd w:id="839"/>
      <w:bookmarkEnd w:id="840"/>
      <w:bookmarkEnd w:id="841"/>
    </w:p>
    <w:p w:rsidR="000675D2" w:rsidRDefault="001A7848">
      <w:pPr>
        <w:pStyle w:val="Heading3"/>
        <w:rPr>
          <w:rFonts w:cs="Times New Roman"/>
          <w:sz w:val="26"/>
        </w:rPr>
      </w:pPr>
      <w:bookmarkStart w:id="842" w:name="_Toc518206798"/>
      <w:bookmarkStart w:id="843" w:name="_Toc6751"/>
      <w:bookmarkStart w:id="844" w:name="_Toc6188"/>
      <w:bookmarkStart w:id="845" w:name="_Toc810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>
                <wp:simplePos x="0" y="0"/>
                <wp:positionH relativeFrom="margin">
                  <wp:posOffset>-175260</wp:posOffset>
                </wp:positionH>
                <wp:positionV relativeFrom="paragraph">
                  <wp:posOffset>582295</wp:posOffset>
                </wp:positionV>
                <wp:extent cx="6087745" cy="3141980"/>
                <wp:effectExtent l="0" t="0" r="8255" b="127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7745" cy="314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848" w:rsidRPr="00203BB4" w:rsidRDefault="001A7848" w:rsidP="001A7848">
                            <w:pPr>
                              <w:pStyle w:val="Heading3"/>
                              <w:numPr>
                                <w:ilvl w:val="2"/>
                                <w:numId w:val="0"/>
                              </w:numPr>
                              <w:tabs>
                                <w:tab w:val="clear" w:pos="720"/>
                              </w:tabs>
                              <w:rPr>
                                <w:rFonts w:cs="Times New Roman"/>
                                <w:sz w:val="26"/>
                              </w:rPr>
                            </w:pPr>
                            <w:bookmarkStart w:id="846" w:name="_Toc518206799"/>
                            <w:r w:rsidRPr="00203BB4">
                              <w:rPr>
                                <w:rFonts w:cs="Times New Roman"/>
                                <w:noProof/>
                                <w:sz w:val="26"/>
                              </w:rPr>
                              <w:drawing>
                                <wp:inline distT="0" distB="0" distL="114300" distR="114300" wp14:anchorId="127A7DDA" wp14:editId="003AD2EA">
                                  <wp:extent cx="5941695" cy="2736850"/>
                                  <wp:effectExtent l="0" t="0" r="1905" b="6350"/>
                                  <wp:docPr id="47" name="Picture 47" descr="BaoCaoCong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Picture 47" descr="BaoCaoCongNo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1695" cy="2736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846"/>
                          </w:p>
                          <w:p w:rsidR="001A7848" w:rsidRDefault="001A784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-13.8pt;margin-top:45.85pt;width:479.35pt;height:247.4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" stroked="f">
                <v:textbox>
                  <w:txbxContent>
                    <w:p w:rsidR="001A7848" w:rsidRPr="00203BB4" w:rsidRDefault="001A7848" w:rsidP="001A7848">
                      <w:pPr>
                        <w:pStyle w:val="Heading3"/>
                        <w:numPr>
                          <w:ilvl w:val="2"/>
                          <w:numId w:val="0"/>
                        </w:numPr>
                        <w:tabs>
                          <w:tab w:val="clear" w:pos="720"/>
                        </w:tabs>
                        <w:rPr>
                          <w:rFonts w:cs="Times New Roman"/>
                          <w:sz w:val="26"/>
                        </w:rPr>
                      </w:pPr>
                      <w:bookmarkStart w:id="847" w:name="_Toc518206799"/>
                      <w:r w:rsidRPr="00203BB4">
                        <w:rPr>
                          <w:rFonts w:cs="Times New Roman"/>
                          <w:noProof/>
                          <w:sz w:val="26"/>
                        </w:rPr>
                        <w:drawing>
                          <wp:inline distT="0" distB="0" distL="114300" distR="114300" wp14:anchorId="127A7DDA" wp14:editId="003AD2EA">
                            <wp:extent cx="5941695" cy="2736850"/>
                            <wp:effectExtent l="0" t="0" r="1905" b="6350"/>
                            <wp:docPr id="47" name="Picture 47" descr="BaoCaoCong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Picture 47" descr="BaoCaoCongNo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1695" cy="2736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847"/>
                    </w:p>
                    <w:p w:rsidR="001A7848" w:rsidRDefault="001A7848"/>
                  </w:txbxContent>
                </v:textbox>
                <w10:wrap type="topAndBottom" anchorx="margin"/>
              </v:shape>
            </w:pict>
          </mc:Fallback>
        </mc:AlternateContent>
      </w:r>
      <w:r w:rsidR="00203BB4" w:rsidRPr="00203BB4">
        <w:rPr>
          <w:rFonts w:cs="Times New Roman"/>
          <w:sz w:val="26"/>
        </w:rPr>
        <w:t>Thiết kế màn hình thêm báo cáo công nợ</w:t>
      </w:r>
      <w:bookmarkEnd w:id="842"/>
      <w:bookmarkEnd w:id="843"/>
      <w:bookmarkEnd w:id="844"/>
      <w:bookmarkEnd w:id="845"/>
    </w:p>
    <w:p w:rsidR="001A7848" w:rsidRPr="001A7848" w:rsidRDefault="001A7848" w:rsidP="001A7848"/>
    <w:p w:rsidR="000675D2" w:rsidRDefault="00203BB4">
      <w:pPr>
        <w:pStyle w:val="Heading3"/>
        <w:rPr>
          <w:rFonts w:cs="Times New Roman"/>
          <w:sz w:val="26"/>
        </w:rPr>
      </w:pPr>
      <w:bookmarkStart w:id="848" w:name="_Toc518206800"/>
      <w:bookmarkStart w:id="849" w:name="_Toc12131"/>
      <w:bookmarkStart w:id="850" w:name="_Toc11393"/>
      <w:bookmarkStart w:id="851" w:name="_Toc16632"/>
      <w:r w:rsidRPr="00203BB4">
        <w:rPr>
          <w:rFonts w:cs="Times New Roman"/>
          <w:sz w:val="26"/>
        </w:rPr>
        <w:t>Thiết kế màn hình quản lý báo cáo công nợ</w:t>
      </w:r>
      <w:bookmarkEnd w:id="848"/>
      <w:bookmarkEnd w:id="849"/>
      <w:bookmarkEnd w:id="850"/>
      <w:bookmarkEnd w:id="851"/>
    </w:p>
    <w:p w:rsidR="000675D2" w:rsidRPr="00203BB4" w:rsidRDefault="001A7848">
      <w:pPr>
        <w:rPr>
          <w:rFonts w:ascii="Times New Roman" w:hAnsi="Times New Roman" w:cs="Times New Roman"/>
          <w:sz w:val="26"/>
          <w:szCs w:val="26"/>
        </w:rPr>
      </w:pPr>
      <w:r w:rsidRPr="001A784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>
                <wp:simplePos x="0" y="0"/>
                <wp:positionH relativeFrom="margin">
                  <wp:posOffset>-29183</wp:posOffset>
                </wp:positionH>
                <wp:positionV relativeFrom="paragraph">
                  <wp:posOffset>367665</wp:posOffset>
                </wp:positionV>
                <wp:extent cx="5912485" cy="3054485"/>
                <wp:effectExtent l="0" t="0" r="12065" b="1270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2485" cy="3054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7848" w:rsidRDefault="001A7848">
                            <w:bookmarkStart w:id="852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700408" cy="2820670"/>
                                  <wp:effectExtent l="0" t="0" r="0" b="0"/>
                                  <wp:docPr id="225" name="Picture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" name="QLbccongno.jpg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7679" cy="28341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85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-2.3pt;margin-top:28.95pt;width:465.55pt;height:240.5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">
                <v:textbox>
                  <w:txbxContent>
                    <w:p w:rsidR="001A7848" w:rsidRDefault="001A7848">
                      <w:bookmarkStart w:id="853" w:name="_GoBack"/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700408" cy="2820670"/>
                            <wp:effectExtent l="0" t="0" r="0" b="0"/>
                            <wp:docPr id="225" name="Picture 2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4" name="QLbccongno.jpg"/>
                                    <pic:cNvPicPr/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7679" cy="28341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85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0675D2" w:rsidRPr="00203BB4">
      <w:headerReference w:type="default" r:id="rId51"/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04A4" w:rsidRDefault="00D304A4">
      <w:pPr>
        <w:spacing w:after="0" w:line="240" w:lineRule="auto"/>
      </w:pPr>
      <w:r>
        <w:separator/>
      </w:r>
    </w:p>
  </w:endnote>
  <w:endnote w:type="continuationSeparator" w:id="0">
    <w:p w:rsidR="00D304A4" w:rsidRDefault="00D304A4">
      <w:pPr>
        <w:spacing w:after="0" w:line="240" w:lineRule="auto"/>
      </w:pPr>
      <w:r>
        <w:continuationSeparator/>
      </w:r>
    </w:p>
  </w:endnote>
  <w:endnote w:type="continuationNotice" w:id="1">
    <w:p w:rsidR="00D304A4" w:rsidRDefault="00D304A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NI-Time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Bold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4229513"/>
    </w:sdtPr>
    <w:sdtEndPr/>
    <w:sdtContent>
      <w:p w:rsidR="00203BB4" w:rsidRDefault="00203B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7848">
          <w:rPr>
            <w:noProof/>
          </w:rPr>
          <w:t>44</w:t>
        </w:r>
        <w:r>
          <w:fldChar w:fldCharType="end"/>
        </w:r>
      </w:p>
    </w:sdtContent>
  </w:sdt>
  <w:p w:rsidR="00203BB4" w:rsidRDefault="00203B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04A4" w:rsidRDefault="00D304A4">
      <w:pPr>
        <w:spacing w:after="0" w:line="240" w:lineRule="auto"/>
      </w:pPr>
      <w:r>
        <w:separator/>
      </w:r>
    </w:p>
  </w:footnote>
  <w:footnote w:type="continuationSeparator" w:id="0">
    <w:p w:rsidR="00D304A4" w:rsidRDefault="00D304A4">
      <w:pPr>
        <w:spacing w:after="0" w:line="240" w:lineRule="auto"/>
      </w:pPr>
      <w:r>
        <w:continuationSeparator/>
      </w:r>
    </w:p>
  </w:footnote>
  <w:footnote w:type="continuationNotice" w:id="1">
    <w:p w:rsidR="00D304A4" w:rsidRDefault="00D304A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3BB4" w:rsidRDefault="00203B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31F1C"/>
    <w:multiLevelType w:val="multilevel"/>
    <w:tmpl w:val="0A131F1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42EED"/>
    <w:multiLevelType w:val="multilevel"/>
    <w:tmpl w:val="2F742EED"/>
    <w:lvl w:ilvl="0">
      <w:start w:val="1"/>
      <w:numFmt w:val="decimal"/>
      <w:pStyle w:val="Heading1"/>
      <w:lvlText w:val="Chương %1 "/>
      <w:lvlJc w:val="left"/>
      <w:pPr>
        <w:tabs>
          <w:tab w:val="left" w:pos="1800"/>
        </w:tabs>
        <w:ind w:left="432" w:hanging="432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left" w:pos="2916"/>
        </w:tabs>
        <w:ind w:left="291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1530"/>
        </w:tabs>
        <w:ind w:left="1530" w:hanging="720"/>
      </w:pPr>
      <w:rPr>
        <w:rFonts w:ascii="Times New Roman" w:hAnsi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  <w:rPr>
        <w:rFonts w:ascii="Times New Roman" w:hAnsi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BD04925"/>
    <w:multiLevelType w:val="multilevel"/>
    <w:tmpl w:val="3BD04925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color w:val="000000" w:themeColor="text1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495753C1"/>
    <w:multiLevelType w:val="multilevel"/>
    <w:tmpl w:val="495753C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E42958"/>
    <w:multiLevelType w:val="multilevel"/>
    <w:tmpl w:val="4FE42958"/>
    <w:lvl w:ilvl="0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color w:val="000000" w:themeColor="text1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52902640"/>
    <w:multiLevelType w:val="multilevel"/>
    <w:tmpl w:val="5290264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C57BBA"/>
    <w:multiLevelType w:val="multilevel"/>
    <w:tmpl w:val="56C57BB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AD0AB5"/>
    <w:multiLevelType w:val="multilevel"/>
    <w:tmpl w:val="59AD0AB5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2428E"/>
    <w:multiLevelType w:val="multilevel"/>
    <w:tmpl w:val="5F42428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0A5DF6"/>
    <w:multiLevelType w:val="singleLevel"/>
    <w:tmpl w:val="660A5DF6"/>
    <w:lvl w:ilvl="0">
      <w:start w:val="1"/>
      <w:numFmt w:val="bullet"/>
      <w:pStyle w:val="Dot"/>
      <w:lvlText w:val="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0" w15:restartNumberingAfterBreak="0">
    <w:nsid w:val="72492E1D"/>
    <w:multiLevelType w:val="multilevel"/>
    <w:tmpl w:val="72492E1D"/>
    <w:lvl w:ilvl="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7ECF2B8B"/>
    <w:multiLevelType w:val="multilevel"/>
    <w:tmpl w:val="7ECF2B8B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color w:val="000000" w:themeColor="text1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FBB7DF3"/>
    <w:multiLevelType w:val="multilevel"/>
    <w:tmpl w:val="7FBB7DF3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2"/>
  </w:num>
  <w:num w:numId="4">
    <w:abstractNumId w:val="8"/>
  </w:num>
  <w:num w:numId="5">
    <w:abstractNumId w:val="11"/>
  </w:num>
  <w:num w:numId="6">
    <w:abstractNumId w:val="5"/>
  </w:num>
  <w:num w:numId="7">
    <w:abstractNumId w:val="7"/>
  </w:num>
  <w:num w:numId="8">
    <w:abstractNumId w:val="6"/>
  </w:num>
  <w:num w:numId="9">
    <w:abstractNumId w:val="3"/>
  </w:num>
  <w:num w:numId="10">
    <w:abstractNumId w:val="2"/>
  </w:num>
  <w:num w:numId="11">
    <w:abstractNumId w:val="0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hideSpellingErrors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724"/>
    <w:rsid w:val="00006F40"/>
    <w:rsid w:val="0003139F"/>
    <w:rsid w:val="00055574"/>
    <w:rsid w:val="000675D2"/>
    <w:rsid w:val="000773C7"/>
    <w:rsid w:val="00085FDA"/>
    <w:rsid w:val="000B463F"/>
    <w:rsid w:val="000B5FE2"/>
    <w:rsid w:val="000C7F32"/>
    <w:rsid w:val="000D3171"/>
    <w:rsid w:val="000E3F04"/>
    <w:rsid w:val="00137F69"/>
    <w:rsid w:val="00144D54"/>
    <w:rsid w:val="00161B67"/>
    <w:rsid w:val="00174713"/>
    <w:rsid w:val="001755A2"/>
    <w:rsid w:val="00176A84"/>
    <w:rsid w:val="00180C94"/>
    <w:rsid w:val="00190BBF"/>
    <w:rsid w:val="001A7848"/>
    <w:rsid w:val="001C5128"/>
    <w:rsid w:val="001D6239"/>
    <w:rsid w:val="001E535C"/>
    <w:rsid w:val="001E7CA4"/>
    <w:rsid w:val="001F440B"/>
    <w:rsid w:val="00203BB4"/>
    <w:rsid w:val="00214EA2"/>
    <w:rsid w:val="00243D7A"/>
    <w:rsid w:val="002D0505"/>
    <w:rsid w:val="002E767E"/>
    <w:rsid w:val="002F1BEA"/>
    <w:rsid w:val="002F5DC4"/>
    <w:rsid w:val="002F788E"/>
    <w:rsid w:val="003059CB"/>
    <w:rsid w:val="00306619"/>
    <w:rsid w:val="00312A8D"/>
    <w:rsid w:val="00313B7D"/>
    <w:rsid w:val="00327425"/>
    <w:rsid w:val="003538B5"/>
    <w:rsid w:val="00357570"/>
    <w:rsid w:val="00365BFF"/>
    <w:rsid w:val="003A0543"/>
    <w:rsid w:val="003A0DBD"/>
    <w:rsid w:val="003B3324"/>
    <w:rsid w:val="0041002A"/>
    <w:rsid w:val="00417EB1"/>
    <w:rsid w:val="00447EDF"/>
    <w:rsid w:val="004A086B"/>
    <w:rsid w:val="004F001A"/>
    <w:rsid w:val="00507477"/>
    <w:rsid w:val="00530B0B"/>
    <w:rsid w:val="00577C26"/>
    <w:rsid w:val="00597738"/>
    <w:rsid w:val="005C1B44"/>
    <w:rsid w:val="005E081E"/>
    <w:rsid w:val="005F6419"/>
    <w:rsid w:val="00604128"/>
    <w:rsid w:val="00607010"/>
    <w:rsid w:val="006073CF"/>
    <w:rsid w:val="00625673"/>
    <w:rsid w:val="00657A5F"/>
    <w:rsid w:val="0069200E"/>
    <w:rsid w:val="006B38FC"/>
    <w:rsid w:val="006C7771"/>
    <w:rsid w:val="00703219"/>
    <w:rsid w:val="00706D0D"/>
    <w:rsid w:val="007224E3"/>
    <w:rsid w:val="00727586"/>
    <w:rsid w:val="00742A7B"/>
    <w:rsid w:val="00751B7B"/>
    <w:rsid w:val="00752581"/>
    <w:rsid w:val="00755E05"/>
    <w:rsid w:val="00772026"/>
    <w:rsid w:val="007A6B14"/>
    <w:rsid w:val="007B25AA"/>
    <w:rsid w:val="007C57C7"/>
    <w:rsid w:val="007D497C"/>
    <w:rsid w:val="00800BE1"/>
    <w:rsid w:val="008103A5"/>
    <w:rsid w:val="0084181D"/>
    <w:rsid w:val="00845305"/>
    <w:rsid w:val="008841E7"/>
    <w:rsid w:val="00884B42"/>
    <w:rsid w:val="00894635"/>
    <w:rsid w:val="008A5CBE"/>
    <w:rsid w:val="008B47F6"/>
    <w:rsid w:val="008C3A57"/>
    <w:rsid w:val="008C57DF"/>
    <w:rsid w:val="008E5A11"/>
    <w:rsid w:val="0090614C"/>
    <w:rsid w:val="00907E12"/>
    <w:rsid w:val="00911791"/>
    <w:rsid w:val="00916399"/>
    <w:rsid w:val="00930514"/>
    <w:rsid w:val="0094191F"/>
    <w:rsid w:val="009421F7"/>
    <w:rsid w:val="009473CA"/>
    <w:rsid w:val="00961FA0"/>
    <w:rsid w:val="009C09A0"/>
    <w:rsid w:val="009C5794"/>
    <w:rsid w:val="009D2CC7"/>
    <w:rsid w:val="009D77A4"/>
    <w:rsid w:val="009F629E"/>
    <w:rsid w:val="00A02302"/>
    <w:rsid w:val="00A04211"/>
    <w:rsid w:val="00A06A34"/>
    <w:rsid w:val="00A22642"/>
    <w:rsid w:val="00A27ED8"/>
    <w:rsid w:val="00A46CA8"/>
    <w:rsid w:val="00A602DF"/>
    <w:rsid w:val="00A74EEA"/>
    <w:rsid w:val="00A81BDB"/>
    <w:rsid w:val="00A9115A"/>
    <w:rsid w:val="00A968CE"/>
    <w:rsid w:val="00AB11E1"/>
    <w:rsid w:val="00AB3BEB"/>
    <w:rsid w:val="00B30374"/>
    <w:rsid w:val="00B53157"/>
    <w:rsid w:val="00B735AB"/>
    <w:rsid w:val="00B82BCE"/>
    <w:rsid w:val="00B83826"/>
    <w:rsid w:val="00B86206"/>
    <w:rsid w:val="00BB6D8E"/>
    <w:rsid w:val="00BC01DF"/>
    <w:rsid w:val="00BC4E7B"/>
    <w:rsid w:val="00BD0854"/>
    <w:rsid w:val="00BE17E0"/>
    <w:rsid w:val="00BE77A9"/>
    <w:rsid w:val="00C10205"/>
    <w:rsid w:val="00C75D12"/>
    <w:rsid w:val="00CB04BA"/>
    <w:rsid w:val="00D03403"/>
    <w:rsid w:val="00D304A4"/>
    <w:rsid w:val="00D3391F"/>
    <w:rsid w:val="00D3527F"/>
    <w:rsid w:val="00D54724"/>
    <w:rsid w:val="00D56348"/>
    <w:rsid w:val="00D643DC"/>
    <w:rsid w:val="00D77DA1"/>
    <w:rsid w:val="00D8045D"/>
    <w:rsid w:val="00DB0F01"/>
    <w:rsid w:val="00DD53DC"/>
    <w:rsid w:val="00DD70E3"/>
    <w:rsid w:val="00E12694"/>
    <w:rsid w:val="00E2612D"/>
    <w:rsid w:val="00E33C94"/>
    <w:rsid w:val="00E34905"/>
    <w:rsid w:val="00E362A2"/>
    <w:rsid w:val="00E4337E"/>
    <w:rsid w:val="00E447B1"/>
    <w:rsid w:val="00E6377C"/>
    <w:rsid w:val="00E66B7E"/>
    <w:rsid w:val="00E751AF"/>
    <w:rsid w:val="00E820CB"/>
    <w:rsid w:val="00E8500A"/>
    <w:rsid w:val="00ED137E"/>
    <w:rsid w:val="00ED6181"/>
    <w:rsid w:val="00EE6EC6"/>
    <w:rsid w:val="00F060EB"/>
    <w:rsid w:val="00F10C90"/>
    <w:rsid w:val="00F16D1E"/>
    <w:rsid w:val="00F378BC"/>
    <w:rsid w:val="00F62A9C"/>
    <w:rsid w:val="00F95864"/>
    <w:rsid w:val="00FA5CC9"/>
    <w:rsid w:val="00FE52E1"/>
    <w:rsid w:val="12A020BC"/>
    <w:rsid w:val="2F8E4FE1"/>
    <w:rsid w:val="33026294"/>
    <w:rsid w:val="47A71F4F"/>
    <w:rsid w:val="5D43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626C1CD"/>
  <w15:docId w15:val="{3723A0CF-6011-4E75-8CC9-E2C737EFA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spacing w:before="240" w:after="720" w:line="360" w:lineRule="auto"/>
      <w:jc w:val="right"/>
      <w:outlineLvl w:val="0"/>
    </w:pPr>
    <w:rPr>
      <w:rFonts w:ascii="Times New Roman" w:eastAsia="Times New Roman" w:hAnsi="Times New Roman" w:cs="Times New Roman"/>
      <w:b/>
      <w:caps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tabs>
        <w:tab w:val="clear" w:pos="2916"/>
        <w:tab w:val="left" w:pos="2340"/>
      </w:tabs>
      <w:spacing w:before="240" w:after="120" w:line="360" w:lineRule="auto"/>
      <w:ind w:left="1530" w:hanging="540"/>
      <w:outlineLvl w:val="1"/>
    </w:pPr>
    <w:rPr>
      <w:rFonts w:ascii="Times New Roman" w:eastAsia="Times New Roman" w:hAnsi="Times New Roman" w:cs="Times New Roman"/>
      <w:b/>
      <w:sz w:val="19"/>
      <w:szCs w:val="20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tabs>
        <w:tab w:val="clear" w:pos="1530"/>
        <w:tab w:val="left" w:pos="720"/>
      </w:tabs>
      <w:spacing w:before="240" w:after="60" w:line="360" w:lineRule="auto"/>
      <w:ind w:left="720"/>
      <w:jc w:val="both"/>
      <w:outlineLvl w:val="2"/>
    </w:pPr>
    <w:rPr>
      <w:rFonts w:ascii="Times New Roman" w:eastAsia="Times New Roman" w:hAnsi="Times New Roman" w:cs="Arial"/>
      <w:b/>
      <w:i/>
      <w:iCs/>
      <w:sz w:val="20"/>
      <w:szCs w:val="26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1"/>
      </w:numPr>
      <w:spacing w:before="120" w:after="120" w:line="360" w:lineRule="auto"/>
      <w:jc w:val="both"/>
      <w:outlineLvl w:val="3"/>
    </w:pPr>
    <w:rPr>
      <w:rFonts w:ascii="Times New Roman" w:eastAsia="Times New Roman" w:hAnsi="Times New Roman" w:cs="Times New Roman"/>
      <w:i/>
      <w:sz w:val="21"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numPr>
        <w:ilvl w:val="4"/>
        <w:numId w:val="1"/>
      </w:numPr>
      <w:spacing w:before="60" w:after="120" w:line="360" w:lineRule="auto"/>
      <w:jc w:val="both"/>
      <w:outlineLvl w:val="4"/>
    </w:pPr>
    <w:rPr>
      <w:rFonts w:ascii="Times New Roman" w:eastAsia="Times New Roman" w:hAnsi="Times New Roman" w:cs="Times New Roman"/>
      <w:i/>
      <w:sz w:val="21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numPr>
        <w:ilvl w:val="5"/>
        <w:numId w:val="1"/>
      </w:numPr>
      <w:spacing w:before="120" w:after="120" w:line="360" w:lineRule="auto"/>
      <w:jc w:val="both"/>
      <w:outlineLvl w:val="5"/>
    </w:pPr>
    <w:rPr>
      <w:rFonts w:ascii="VNI-Times" w:eastAsia="Times New Roman" w:hAnsi="VNI-Times" w:cs="Times New Roman"/>
      <w:b/>
      <w:i/>
      <w:sz w:val="24"/>
      <w:szCs w:val="20"/>
    </w:rPr>
  </w:style>
  <w:style w:type="paragraph" w:styleId="Heading7">
    <w:name w:val="heading 7"/>
    <w:basedOn w:val="Normal"/>
    <w:next w:val="Normal"/>
    <w:link w:val="Heading7Char"/>
    <w:qFormat/>
    <w:pPr>
      <w:keepNext/>
      <w:numPr>
        <w:ilvl w:val="6"/>
        <w:numId w:val="1"/>
      </w:numPr>
      <w:spacing w:before="120" w:after="120" w:line="360" w:lineRule="auto"/>
      <w:jc w:val="both"/>
      <w:outlineLvl w:val="6"/>
    </w:pPr>
    <w:rPr>
      <w:rFonts w:ascii="VNI-Times" w:eastAsia="Times New Roman" w:hAnsi="VNI-Times" w:cs="Times New Roman"/>
      <w:b/>
      <w:i/>
      <w:sz w:val="24"/>
      <w:szCs w:val="20"/>
      <w:u w:val="single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1"/>
      </w:numPr>
      <w:spacing w:before="240" w:after="60" w:line="360" w:lineRule="auto"/>
      <w:jc w:val="both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pPr>
      <w:keepNext/>
      <w:numPr>
        <w:ilvl w:val="8"/>
        <w:numId w:val="1"/>
      </w:numPr>
      <w:spacing w:before="120" w:after="120" w:line="360" w:lineRule="auto"/>
      <w:jc w:val="both"/>
      <w:outlineLvl w:val="8"/>
    </w:pPr>
    <w:rPr>
      <w:rFonts w:ascii="VNI-Times" w:eastAsia="Times New Roman" w:hAnsi="VNI-Times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qFormat/>
    <w:rPr>
      <w:rFonts w:ascii="Times New Roman" w:eastAsia="Times New Roman" w:hAnsi="Times New Roman" w:cs="Times New Roman"/>
      <w:b/>
      <w:caps/>
      <w:sz w:val="28"/>
      <w:szCs w:val="20"/>
    </w:rPr>
  </w:style>
  <w:style w:type="character" w:customStyle="1" w:styleId="Heading2Char">
    <w:name w:val="Heading 2 Char"/>
    <w:basedOn w:val="DefaultParagraphFont"/>
    <w:link w:val="Heading2"/>
    <w:rPr>
      <w:rFonts w:ascii="Times New Roman" w:eastAsia="Times New Roman" w:hAnsi="Times New Roman" w:cs="Times New Roman"/>
      <w:b/>
      <w:sz w:val="19"/>
      <w:szCs w:val="20"/>
    </w:rPr>
  </w:style>
  <w:style w:type="character" w:customStyle="1" w:styleId="Heading3Char">
    <w:name w:val="Heading 3 Char"/>
    <w:basedOn w:val="DefaultParagraphFont"/>
    <w:link w:val="Heading3"/>
    <w:qFormat/>
    <w:rPr>
      <w:rFonts w:ascii="Times New Roman" w:eastAsia="Times New Roman" w:hAnsi="Times New Roman" w:cs="Arial"/>
      <w:b/>
      <w:i/>
      <w:iCs/>
      <w:sz w:val="20"/>
      <w:szCs w:val="26"/>
    </w:rPr>
  </w:style>
  <w:style w:type="character" w:customStyle="1" w:styleId="Heading4Char">
    <w:name w:val="Heading 4 Char"/>
    <w:basedOn w:val="DefaultParagraphFont"/>
    <w:link w:val="Heading4"/>
    <w:rPr>
      <w:rFonts w:ascii="Times New Roman" w:eastAsia="Times New Roman" w:hAnsi="Times New Roman" w:cs="Times New Roman"/>
      <w:i/>
      <w:sz w:val="21"/>
      <w:szCs w:val="20"/>
    </w:rPr>
  </w:style>
  <w:style w:type="character" w:customStyle="1" w:styleId="Heading5Char">
    <w:name w:val="Heading 5 Char"/>
    <w:basedOn w:val="DefaultParagraphFont"/>
    <w:link w:val="Heading5"/>
    <w:qFormat/>
    <w:rPr>
      <w:rFonts w:ascii="Times New Roman" w:eastAsia="Times New Roman" w:hAnsi="Times New Roman" w:cs="Times New Roman"/>
      <w:i/>
      <w:sz w:val="21"/>
      <w:szCs w:val="20"/>
    </w:rPr>
  </w:style>
  <w:style w:type="character" w:customStyle="1" w:styleId="Heading6Char">
    <w:name w:val="Heading 6 Char"/>
    <w:basedOn w:val="DefaultParagraphFont"/>
    <w:link w:val="Heading6"/>
    <w:rPr>
      <w:rFonts w:ascii="VNI-Times" w:eastAsia="Times New Roman" w:hAnsi="VNI-Times" w:cs="Times New Roman"/>
      <w:b/>
      <w:i/>
      <w:sz w:val="24"/>
      <w:szCs w:val="20"/>
    </w:rPr>
  </w:style>
  <w:style w:type="character" w:customStyle="1" w:styleId="Heading7Char">
    <w:name w:val="Heading 7 Char"/>
    <w:basedOn w:val="DefaultParagraphFont"/>
    <w:link w:val="Heading7"/>
    <w:qFormat/>
    <w:rPr>
      <w:rFonts w:ascii="VNI-Times" w:eastAsia="Times New Roman" w:hAnsi="VNI-Times" w:cs="Times New Roman"/>
      <w:b/>
      <w:i/>
      <w:sz w:val="24"/>
      <w:szCs w:val="20"/>
      <w:u w:val="single"/>
    </w:rPr>
  </w:style>
  <w:style w:type="character" w:customStyle="1" w:styleId="Heading8Char">
    <w:name w:val="Heading 8 Char"/>
    <w:basedOn w:val="DefaultParagraphFont"/>
    <w:link w:val="Heading8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Pr>
      <w:rFonts w:ascii="VNI-Times" w:eastAsia="Times New Roman" w:hAnsi="VNI-Times" w:cs="Times New Roman"/>
      <w:b/>
      <w:sz w:val="24"/>
      <w:szCs w:val="20"/>
    </w:rPr>
  </w:style>
  <w:style w:type="paragraph" w:customStyle="1" w:styleId="LeftTable">
    <w:name w:val="LeftTable"/>
    <w:basedOn w:val="Normal"/>
    <w:qFormat/>
    <w:pPr>
      <w:spacing w:before="60" w:after="6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HeaderTable">
    <w:name w:val="HeaderTable"/>
    <w:qFormat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Rule">
    <w:name w:val="Rule"/>
    <w:basedOn w:val="Normal"/>
    <w:pPr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shd w:val="pct10" w:color="auto" w:fill="FFFFFF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1"/>
      <w:szCs w:val="20"/>
    </w:rPr>
  </w:style>
  <w:style w:type="character" w:customStyle="1" w:styleId="fontstyle01">
    <w:name w:val="fontstyle01"/>
    <w:basedOn w:val="DefaultParagraphFont"/>
    <w:rPr>
      <w:rFonts w:ascii="Bold" w:hAnsi="Bold" w:hint="default"/>
      <w:b/>
      <w:bCs/>
      <w:color w:val="000000"/>
      <w:sz w:val="22"/>
      <w:szCs w:val="22"/>
    </w:rPr>
  </w:style>
  <w:style w:type="table" w:customStyle="1" w:styleId="TableGrid1">
    <w:name w:val="Table Grid1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Table">
    <w:name w:val="Table"/>
    <w:pPr>
      <w:spacing w:before="60" w:after="60" w:line="240" w:lineRule="auto"/>
      <w:jc w:val="center"/>
    </w:pPr>
    <w:rPr>
      <w:rFonts w:ascii="Times New Roman" w:eastAsia="Times New Roman" w:hAnsi="Times New Roman" w:cs="Times New Roman"/>
    </w:rPr>
  </w:style>
  <w:style w:type="paragraph" w:customStyle="1" w:styleId="Dot">
    <w:name w:val="Dot"/>
    <w:pPr>
      <w:numPr>
        <w:numId w:val="2"/>
      </w:numPr>
      <w:spacing w:after="0" w:line="240" w:lineRule="auto"/>
    </w:pPr>
    <w:rPr>
      <w:rFonts w:ascii="Times New Roman" w:eastAsia="Times New Roman" w:hAnsi="Times New Roman" w:cs="Times New Roman"/>
      <w:b/>
      <w:sz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203BB4"/>
    <w:pPr>
      <w:keepLines/>
      <w:numPr>
        <w:numId w:val="0"/>
      </w:numPr>
      <w:tabs>
        <w:tab w:val="clear" w:pos="1800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03B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3B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03BB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03BB4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203BB4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203BB4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203BB4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203BB4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203BB4"/>
    <w:pPr>
      <w:spacing w:after="100"/>
      <w:ind w:left="176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203B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BB4"/>
    <w:rPr>
      <w:color w:val="808080"/>
      <w:shd w:val="clear" w:color="auto" w:fill="E6E6E6"/>
    </w:rPr>
  </w:style>
  <w:style w:type="paragraph" w:customStyle="1" w:styleId="WPSOffice1">
    <w:name w:val="WPSOffice手动目录 1"/>
    <w:rsid w:val="00203BB4"/>
    <w:pPr>
      <w:pPrChange w:id="0" w:author="User" w:date="2018-07-01T11:17:00Z">
        <w:pPr>
          <w:spacing w:after="160" w:line="259" w:lineRule="auto"/>
        </w:pPr>
      </w:pPrChange>
    </w:pPr>
    <w:rPr>
      <w:rPrChange w:id="0" w:author="User" w:date="2018-07-01T11:17:00Z">
        <w:rPr>
          <w:rFonts w:asciiTheme="minorHAnsi" w:eastAsiaTheme="minorHAnsi" w:hAnsiTheme="minorHAnsi" w:cstheme="minorBidi"/>
          <w:lang w:val="en-US" w:eastAsia="en-US" w:bidi="ar-SA"/>
        </w:rPr>
      </w:rPrChange>
    </w:rPr>
  </w:style>
  <w:style w:type="paragraph" w:customStyle="1" w:styleId="WPSOffice2">
    <w:name w:val="WPSOffice手动目录 2"/>
    <w:rsid w:val="00203BB4"/>
    <w:pPr>
      <w:ind w:leftChars="200" w:left="200"/>
      <w:pPrChange w:id="1" w:author="User" w:date="2018-07-01T11:17:00Z">
        <w:pPr>
          <w:spacing w:after="160" w:line="259" w:lineRule="auto"/>
          <w:ind w:leftChars="200" w:left="200"/>
        </w:pPr>
      </w:pPrChange>
    </w:pPr>
    <w:rPr>
      <w:rPrChange w:id="1" w:author="User" w:date="2018-07-01T11:17:00Z">
        <w:rPr>
          <w:rFonts w:asciiTheme="minorHAnsi" w:eastAsiaTheme="minorHAnsi" w:hAnsiTheme="minorHAnsi" w:cstheme="minorBidi"/>
          <w:lang w:val="en-US" w:eastAsia="en-US" w:bidi="ar-SA"/>
        </w:rPr>
      </w:rPrChange>
    </w:rPr>
  </w:style>
  <w:style w:type="paragraph" w:customStyle="1" w:styleId="WPSOffice3">
    <w:name w:val="WPSOffice手动目录 3"/>
    <w:rsid w:val="00203BB4"/>
    <w:pPr>
      <w:ind w:leftChars="400" w:left="400"/>
      <w:pPrChange w:id="2" w:author="User" w:date="2018-07-01T11:17:00Z">
        <w:pPr>
          <w:spacing w:after="160" w:line="259" w:lineRule="auto"/>
          <w:ind w:leftChars="400" w:left="400"/>
        </w:pPr>
      </w:pPrChange>
    </w:pPr>
    <w:rPr>
      <w:rPrChange w:id="2" w:author="User" w:date="2018-07-01T11:17:00Z">
        <w:rPr>
          <w:rFonts w:asciiTheme="minorHAnsi" w:eastAsiaTheme="minorHAnsi" w:hAnsiTheme="minorHAnsi" w:cstheme="minorBidi"/>
          <w:lang w:val="en-US" w:eastAsia="en-US" w:bidi="ar-SA"/>
        </w:rPr>
      </w:rPrChange>
    </w:rPr>
  </w:style>
  <w:style w:type="paragraph" w:styleId="Revision">
    <w:name w:val="Revision"/>
    <w:hidden/>
    <w:uiPriority w:val="99"/>
    <w:semiHidden/>
    <w:rsid w:val="00203BB4"/>
    <w:pPr>
      <w:spacing w:after="0" w:line="240" w:lineRule="auto"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3B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B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EDAAFF-BFAD-4D85-A247-F82AA1E28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46</Pages>
  <Words>4053</Words>
  <Characters>23105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LÊ MINH HIẾU</dc:creator>
  <cp:lastModifiedBy>LÊ MINH HIẾU</cp:lastModifiedBy>
  <cp:revision>6</cp:revision>
  <cp:lastPrinted>2018-07-01T10:56:00Z</cp:lastPrinted>
  <dcterms:created xsi:type="dcterms:W3CDTF">2018-07-01T04:31:00Z</dcterms:created>
  <dcterms:modified xsi:type="dcterms:W3CDTF">2018-07-01T19:21:00Z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